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222222"/>
          <w:sz w:val="24"/>
          <w:szCs w:val="24"/>
        </w:rPr>
      </w:pPr>
      <w:r w:rsidDel="00000000" w:rsidR="00000000" w:rsidRPr="00000000">
        <w:rPr>
          <w:color w:val="222222"/>
          <w:sz w:val="24"/>
          <w:szCs w:val="24"/>
        </w:rPr>
        <w:drawing>
          <wp:inline distB="114300" distT="114300" distL="114300" distR="114300">
            <wp:extent cx="2558888" cy="2228850"/>
            <wp:effectExtent b="0" l="0" r="0" t="0"/>
            <wp:docPr id="13"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558888"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color w:val="222222"/>
          <w:sz w:val="24"/>
          <w:szCs w:val="24"/>
        </w:rPr>
      </w:pPr>
      <w:r w:rsidDel="00000000" w:rsidR="00000000" w:rsidRPr="00000000">
        <w:rPr>
          <w:rtl w:val="0"/>
        </w:rPr>
      </w:r>
    </w:p>
    <w:p w:rsidR="00000000" w:rsidDel="00000000" w:rsidP="00000000" w:rsidRDefault="00000000" w:rsidRPr="00000000" w14:paraId="00000003">
      <w:pPr>
        <w:jc w:val="center"/>
        <w:rPr>
          <w:color w:val="222222"/>
          <w:sz w:val="24"/>
          <w:szCs w:val="24"/>
        </w:rPr>
      </w:pPr>
      <w:r w:rsidDel="00000000" w:rsidR="00000000" w:rsidRPr="00000000">
        <w:rPr>
          <w:rtl w:val="0"/>
        </w:rPr>
      </w:r>
    </w:p>
    <w:p w:rsidR="00000000" w:rsidDel="00000000" w:rsidP="00000000" w:rsidRDefault="00000000" w:rsidRPr="00000000" w14:paraId="00000004">
      <w:pPr>
        <w:jc w:val="center"/>
        <w:rPr>
          <w:color w:val="222222"/>
          <w:sz w:val="24"/>
          <w:szCs w:val="24"/>
        </w:rPr>
      </w:pPr>
      <w:r w:rsidDel="00000000" w:rsidR="00000000" w:rsidRPr="00000000">
        <w:rPr>
          <w:rtl w:val="0"/>
        </w:rPr>
      </w:r>
    </w:p>
    <w:p w:rsidR="00000000" w:rsidDel="00000000" w:rsidP="00000000" w:rsidRDefault="00000000" w:rsidRPr="00000000" w14:paraId="00000005">
      <w:pPr>
        <w:jc w:val="left"/>
        <w:rPr>
          <w:color w:val="222222"/>
          <w:sz w:val="24"/>
          <w:szCs w:val="24"/>
        </w:rPr>
      </w:pPr>
      <w:r w:rsidDel="00000000" w:rsidR="00000000" w:rsidRPr="00000000">
        <w:rPr>
          <w:rtl w:val="0"/>
        </w:rPr>
      </w:r>
    </w:p>
    <w:p w:rsidR="00000000" w:rsidDel="00000000" w:rsidP="00000000" w:rsidRDefault="00000000" w:rsidRPr="00000000" w14:paraId="00000006">
      <w:pPr>
        <w:rPr>
          <w:color w:val="222222"/>
          <w:sz w:val="24"/>
          <w:szCs w:val="24"/>
        </w:rPr>
      </w:pPr>
      <w:r w:rsidDel="00000000" w:rsidR="00000000" w:rsidRPr="00000000">
        <w:rPr>
          <w:rtl w:val="0"/>
        </w:rPr>
      </w:r>
    </w:p>
    <w:p w:rsidR="00000000" w:rsidDel="00000000" w:rsidP="00000000" w:rsidRDefault="00000000" w:rsidRPr="00000000" w14:paraId="00000007">
      <w:pPr>
        <w:jc w:val="center"/>
        <w:rPr>
          <w:color w:val="222222"/>
          <w:sz w:val="24"/>
          <w:szCs w:val="24"/>
        </w:rPr>
      </w:pPr>
      <w:r w:rsidDel="00000000" w:rsidR="00000000" w:rsidRPr="00000000">
        <w:rPr>
          <w:rtl w:val="0"/>
        </w:rPr>
      </w:r>
    </w:p>
    <w:p w:rsidR="00000000" w:rsidDel="00000000" w:rsidP="00000000" w:rsidRDefault="00000000" w:rsidRPr="00000000" w14:paraId="00000008">
      <w:pPr>
        <w:jc w:val="center"/>
        <w:rPr>
          <w:color w:val="222222"/>
          <w:sz w:val="44"/>
          <w:szCs w:val="44"/>
        </w:rPr>
      </w:pPr>
      <w:r w:rsidDel="00000000" w:rsidR="00000000" w:rsidRPr="00000000">
        <w:rPr>
          <w:color w:val="222222"/>
          <w:sz w:val="44"/>
          <w:szCs w:val="44"/>
          <w:rtl w:val="0"/>
        </w:rPr>
        <w:t xml:space="preserve">Bovina Info </w:t>
      </w:r>
    </w:p>
    <w:p w:rsidR="00000000" w:rsidDel="00000000" w:rsidP="00000000" w:rsidRDefault="00000000" w:rsidRPr="00000000" w14:paraId="00000009">
      <w:pPr>
        <w:jc w:val="center"/>
        <w:rPr>
          <w:color w:val="222222"/>
          <w:sz w:val="44"/>
          <w:szCs w:val="44"/>
        </w:rPr>
      </w:pPr>
      <w:r w:rsidDel="00000000" w:rsidR="00000000" w:rsidRPr="00000000">
        <w:rPr>
          <w:rtl w:val="0"/>
        </w:rPr>
      </w:r>
    </w:p>
    <w:p w:rsidR="00000000" w:rsidDel="00000000" w:rsidP="00000000" w:rsidRDefault="00000000" w:rsidRPr="00000000" w14:paraId="0000000A">
      <w:pPr>
        <w:jc w:val="center"/>
        <w:rPr>
          <w:color w:val="222222"/>
          <w:sz w:val="44"/>
          <w:szCs w:val="44"/>
        </w:rPr>
      </w:pPr>
      <w:r w:rsidDel="00000000" w:rsidR="00000000" w:rsidRPr="00000000">
        <w:rPr>
          <w:color w:val="222222"/>
          <w:sz w:val="44"/>
          <w:szCs w:val="44"/>
          <w:rtl w:val="0"/>
        </w:rPr>
        <w:t xml:space="preserve">Especificação de Requisitos de Sistema (ERS)</w:t>
      </w:r>
    </w:p>
    <w:p w:rsidR="00000000" w:rsidDel="00000000" w:rsidP="00000000" w:rsidRDefault="00000000" w:rsidRPr="00000000" w14:paraId="0000000B">
      <w:pPr>
        <w:jc w:val="center"/>
        <w:rPr>
          <w:color w:val="222222"/>
          <w:sz w:val="24"/>
          <w:szCs w:val="24"/>
        </w:rPr>
      </w:pPr>
      <w:r w:rsidDel="00000000" w:rsidR="00000000" w:rsidRPr="00000000">
        <w:rPr>
          <w:rtl w:val="0"/>
        </w:rPr>
      </w:r>
    </w:p>
    <w:p w:rsidR="00000000" w:rsidDel="00000000" w:rsidP="00000000" w:rsidRDefault="00000000" w:rsidRPr="00000000" w14:paraId="0000000C">
      <w:pPr>
        <w:jc w:val="center"/>
        <w:rPr>
          <w:color w:val="222222"/>
          <w:sz w:val="24"/>
          <w:szCs w:val="24"/>
        </w:rPr>
      </w:pPr>
      <w:r w:rsidDel="00000000" w:rsidR="00000000" w:rsidRPr="00000000">
        <w:rPr>
          <w:rtl w:val="0"/>
        </w:rPr>
      </w:r>
    </w:p>
    <w:p w:rsidR="00000000" w:rsidDel="00000000" w:rsidP="00000000" w:rsidRDefault="00000000" w:rsidRPr="00000000" w14:paraId="0000000D">
      <w:pPr>
        <w:jc w:val="center"/>
        <w:rPr>
          <w:color w:val="222222"/>
          <w:sz w:val="24"/>
          <w:szCs w:val="24"/>
        </w:rPr>
      </w:pPr>
      <w:r w:rsidDel="00000000" w:rsidR="00000000" w:rsidRPr="00000000">
        <w:rPr>
          <w:rtl w:val="0"/>
        </w:rPr>
      </w:r>
    </w:p>
    <w:p w:rsidR="00000000" w:rsidDel="00000000" w:rsidP="00000000" w:rsidRDefault="00000000" w:rsidRPr="00000000" w14:paraId="0000000E">
      <w:pPr>
        <w:rPr>
          <w:color w:val="222222"/>
          <w:sz w:val="24"/>
          <w:szCs w:val="24"/>
        </w:rPr>
      </w:pPr>
      <w:r w:rsidDel="00000000" w:rsidR="00000000" w:rsidRPr="00000000">
        <w:rPr>
          <w:rtl w:val="0"/>
        </w:rPr>
      </w:r>
    </w:p>
    <w:p w:rsidR="00000000" w:rsidDel="00000000" w:rsidP="00000000" w:rsidRDefault="00000000" w:rsidRPr="00000000" w14:paraId="0000000F">
      <w:pPr>
        <w:jc w:val="center"/>
        <w:rPr>
          <w:color w:val="222222"/>
          <w:sz w:val="24"/>
          <w:szCs w:val="24"/>
        </w:rPr>
      </w:pPr>
      <w:r w:rsidDel="00000000" w:rsidR="00000000" w:rsidRPr="00000000">
        <w:rPr>
          <w:rtl w:val="0"/>
        </w:rPr>
      </w:r>
    </w:p>
    <w:p w:rsidR="00000000" w:rsidDel="00000000" w:rsidP="00000000" w:rsidRDefault="00000000" w:rsidRPr="00000000" w14:paraId="00000010">
      <w:pPr>
        <w:jc w:val="center"/>
        <w:rPr>
          <w:color w:val="222222"/>
          <w:sz w:val="24"/>
          <w:szCs w:val="24"/>
        </w:rPr>
      </w:pPr>
      <w:r w:rsidDel="00000000" w:rsidR="00000000" w:rsidRPr="00000000">
        <w:rPr>
          <w:rtl w:val="0"/>
        </w:rPr>
      </w:r>
    </w:p>
    <w:p w:rsidR="00000000" w:rsidDel="00000000" w:rsidP="00000000" w:rsidRDefault="00000000" w:rsidRPr="00000000" w14:paraId="00000011">
      <w:pPr>
        <w:rPr>
          <w:color w:val="222222"/>
          <w:sz w:val="24"/>
          <w:szCs w:val="24"/>
        </w:rPr>
      </w:pPr>
      <w:r w:rsidDel="00000000" w:rsidR="00000000" w:rsidRPr="00000000">
        <w:rPr>
          <w:color w:val="222222"/>
          <w:sz w:val="24"/>
          <w:szCs w:val="24"/>
          <w:rtl w:val="0"/>
        </w:rPr>
        <w:t xml:space="preserve">Alunos: Amon Alencar, John Stefan, Lauriana de Almeida. </w:t>
      </w:r>
    </w:p>
    <w:p w:rsidR="00000000" w:rsidDel="00000000" w:rsidP="00000000" w:rsidRDefault="00000000" w:rsidRPr="00000000" w14:paraId="00000012">
      <w:pPr>
        <w:ind w:firstLine="709"/>
        <w:rPr>
          <w:color w:val="222222"/>
          <w:sz w:val="24"/>
          <w:szCs w:val="24"/>
        </w:rPr>
      </w:pPr>
      <w:r w:rsidDel="00000000" w:rsidR="00000000" w:rsidRPr="00000000">
        <w:rPr>
          <w:rtl w:val="0"/>
        </w:rPr>
      </w:r>
    </w:p>
    <w:p w:rsidR="00000000" w:rsidDel="00000000" w:rsidP="00000000" w:rsidRDefault="00000000" w:rsidRPr="00000000" w14:paraId="00000013">
      <w:pPr>
        <w:ind w:firstLine="709"/>
        <w:rPr>
          <w:color w:val="222222"/>
          <w:sz w:val="24"/>
          <w:szCs w:val="24"/>
        </w:rPr>
      </w:pPr>
      <w:r w:rsidDel="00000000" w:rsidR="00000000" w:rsidRPr="00000000">
        <w:rPr>
          <w:rtl w:val="0"/>
        </w:rPr>
      </w:r>
    </w:p>
    <w:p w:rsidR="00000000" w:rsidDel="00000000" w:rsidP="00000000" w:rsidRDefault="00000000" w:rsidRPr="00000000" w14:paraId="00000014">
      <w:pPr>
        <w:ind w:firstLine="709"/>
        <w:rPr>
          <w:color w:val="222222"/>
          <w:sz w:val="24"/>
          <w:szCs w:val="24"/>
        </w:rPr>
      </w:pPr>
      <w:r w:rsidDel="00000000" w:rsidR="00000000" w:rsidRPr="00000000">
        <w:rPr>
          <w:rtl w:val="0"/>
        </w:rPr>
      </w:r>
    </w:p>
    <w:p w:rsidR="00000000" w:rsidDel="00000000" w:rsidP="00000000" w:rsidRDefault="00000000" w:rsidRPr="00000000" w14:paraId="00000015">
      <w:pPr>
        <w:ind w:firstLine="709"/>
        <w:rPr>
          <w:color w:val="222222"/>
          <w:sz w:val="24"/>
          <w:szCs w:val="24"/>
        </w:rPr>
      </w:pPr>
      <w:r w:rsidDel="00000000" w:rsidR="00000000" w:rsidRPr="00000000">
        <w:rPr>
          <w:rtl w:val="0"/>
        </w:rPr>
      </w:r>
    </w:p>
    <w:p w:rsidR="00000000" w:rsidDel="00000000" w:rsidP="00000000" w:rsidRDefault="00000000" w:rsidRPr="00000000" w14:paraId="00000016">
      <w:pPr>
        <w:ind w:firstLine="709"/>
        <w:rPr>
          <w:color w:val="222222"/>
          <w:sz w:val="24"/>
          <w:szCs w:val="24"/>
        </w:rPr>
      </w:pPr>
      <w:r w:rsidDel="00000000" w:rsidR="00000000" w:rsidRPr="00000000">
        <w:rPr>
          <w:rtl w:val="0"/>
        </w:rPr>
      </w:r>
    </w:p>
    <w:p w:rsidR="00000000" w:rsidDel="00000000" w:rsidP="00000000" w:rsidRDefault="00000000" w:rsidRPr="00000000" w14:paraId="00000017">
      <w:pPr>
        <w:ind w:firstLine="709"/>
        <w:rPr>
          <w:color w:val="222222"/>
          <w:sz w:val="24"/>
          <w:szCs w:val="24"/>
        </w:rPr>
      </w:pPr>
      <w:r w:rsidDel="00000000" w:rsidR="00000000" w:rsidRPr="00000000">
        <w:rPr>
          <w:rtl w:val="0"/>
        </w:rPr>
      </w:r>
    </w:p>
    <w:p w:rsidR="00000000" w:rsidDel="00000000" w:rsidP="00000000" w:rsidRDefault="00000000" w:rsidRPr="00000000" w14:paraId="00000018">
      <w:pPr>
        <w:ind w:firstLine="709"/>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019">
      <w:pPr>
        <w:jc w:val="center"/>
        <w:rPr>
          <w:color w:val="222222"/>
          <w:sz w:val="24"/>
          <w:szCs w:val="24"/>
        </w:rPr>
      </w:pPr>
      <w:r w:rsidDel="00000000" w:rsidR="00000000" w:rsidRPr="00000000">
        <w:rPr>
          <w:rtl w:val="0"/>
        </w:rPr>
      </w:r>
    </w:p>
    <w:p w:rsidR="00000000" w:rsidDel="00000000" w:rsidP="00000000" w:rsidRDefault="00000000" w:rsidRPr="00000000" w14:paraId="0000001A">
      <w:pPr>
        <w:jc w:val="center"/>
        <w:rPr>
          <w:color w:val="222222"/>
          <w:sz w:val="24"/>
          <w:szCs w:val="24"/>
        </w:rPr>
      </w:pPr>
      <w:r w:rsidDel="00000000" w:rsidR="00000000" w:rsidRPr="00000000">
        <w:rPr>
          <w:rtl w:val="0"/>
        </w:rPr>
      </w:r>
    </w:p>
    <w:p w:rsidR="00000000" w:rsidDel="00000000" w:rsidP="00000000" w:rsidRDefault="00000000" w:rsidRPr="00000000" w14:paraId="0000001B">
      <w:pPr>
        <w:jc w:val="left"/>
        <w:rPr>
          <w:color w:val="222222"/>
          <w:sz w:val="24"/>
          <w:szCs w:val="24"/>
        </w:rPr>
      </w:pPr>
      <w:r w:rsidDel="00000000" w:rsidR="00000000" w:rsidRPr="00000000">
        <w:rPr>
          <w:rtl w:val="0"/>
        </w:rPr>
      </w:r>
    </w:p>
    <w:p w:rsidR="00000000" w:rsidDel="00000000" w:rsidP="00000000" w:rsidRDefault="00000000" w:rsidRPr="00000000" w14:paraId="0000001C">
      <w:pPr>
        <w:jc w:val="center"/>
        <w:rPr>
          <w:color w:val="222222"/>
          <w:sz w:val="24"/>
          <w:szCs w:val="24"/>
        </w:rPr>
      </w:pPr>
      <w:r w:rsidDel="00000000" w:rsidR="00000000" w:rsidRPr="00000000">
        <w:rPr>
          <w:rtl w:val="0"/>
        </w:rPr>
      </w:r>
    </w:p>
    <w:p w:rsidR="00000000" w:rsidDel="00000000" w:rsidP="00000000" w:rsidRDefault="00000000" w:rsidRPr="00000000" w14:paraId="0000001D">
      <w:pPr>
        <w:jc w:val="center"/>
        <w:rPr>
          <w:color w:val="222222"/>
          <w:sz w:val="24"/>
          <w:szCs w:val="24"/>
        </w:rPr>
      </w:pPr>
      <w:r w:rsidDel="00000000" w:rsidR="00000000" w:rsidRPr="00000000">
        <w:rPr>
          <w:rtl w:val="0"/>
        </w:rPr>
      </w:r>
    </w:p>
    <w:p w:rsidR="00000000" w:rsidDel="00000000" w:rsidP="00000000" w:rsidRDefault="00000000" w:rsidRPr="00000000" w14:paraId="0000001E">
      <w:pPr>
        <w:rPr>
          <w:color w:val="222222"/>
          <w:sz w:val="24"/>
          <w:szCs w:val="24"/>
        </w:rPr>
      </w:pPr>
      <w:r w:rsidDel="00000000" w:rsidR="00000000" w:rsidRPr="00000000">
        <w:rPr>
          <w:rtl w:val="0"/>
        </w:rPr>
      </w:r>
    </w:p>
    <w:p w:rsidR="00000000" w:rsidDel="00000000" w:rsidP="00000000" w:rsidRDefault="00000000" w:rsidRPr="00000000" w14:paraId="0000001F">
      <w:pPr>
        <w:jc w:val="center"/>
        <w:rPr>
          <w:color w:val="222222"/>
          <w:sz w:val="24"/>
          <w:szCs w:val="24"/>
        </w:rPr>
      </w:pPr>
      <w:r w:rsidDel="00000000" w:rsidR="00000000" w:rsidRPr="00000000">
        <w:rPr>
          <w:color w:val="222222"/>
          <w:sz w:val="24"/>
          <w:szCs w:val="24"/>
          <w:rtl w:val="0"/>
        </w:rPr>
        <w:t xml:space="preserve">Goiânia, 2021.</w:t>
      </w:r>
    </w:p>
    <w:p w:rsidR="00000000" w:rsidDel="00000000" w:rsidP="00000000" w:rsidRDefault="00000000" w:rsidRPr="00000000" w14:paraId="00000020">
      <w:pPr>
        <w:jc w:val="center"/>
        <w:rPr>
          <w:color w:val="222222"/>
          <w:sz w:val="24"/>
          <w:szCs w:val="24"/>
        </w:rPr>
      </w:pPr>
      <w:r w:rsidDel="00000000" w:rsidR="00000000" w:rsidRPr="00000000">
        <w:rPr>
          <w:rtl w:val="0"/>
        </w:rPr>
      </w:r>
    </w:p>
    <w:p w:rsidR="00000000" w:rsidDel="00000000" w:rsidP="00000000" w:rsidRDefault="00000000" w:rsidRPr="00000000" w14:paraId="00000021">
      <w:pPr>
        <w:jc w:val="center"/>
        <w:rPr>
          <w:color w:val="222222"/>
          <w:sz w:val="24"/>
          <w:szCs w:val="24"/>
        </w:rPr>
      </w:pPr>
      <w:r w:rsidDel="00000000" w:rsidR="00000000" w:rsidRPr="00000000">
        <w:rPr>
          <w:rtl w:val="0"/>
        </w:rPr>
      </w:r>
    </w:p>
    <w:p w:rsidR="00000000" w:rsidDel="00000000" w:rsidP="00000000" w:rsidRDefault="00000000" w:rsidRPr="00000000" w14:paraId="00000022">
      <w:pPr>
        <w:jc w:val="center"/>
        <w:rPr>
          <w:color w:val="222222"/>
          <w:sz w:val="24"/>
          <w:szCs w:val="24"/>
        </w:rPr>
      </w:pPr>
      <w:r w:rsidDel="00000000" w:rsidR="00000000" w:rsidRPr="00000000">
        <w:rPr>
          <w:rtl w:val="0"/>
        </w:rPr>
      </w:r>
    </w:p>
    <w:tbl>
      <w:tblPr>
        <w:tblStyle w:val="Table1"/>
        <w:tblW w:w="97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545"/>
        <w:gridCol w:w="2400"/>
        <w:gridCol w:w="4860"/>
        <w:tblGridChange w:id="0">
          <w:tblGrid>
            <w:gridCol w:w="975"/>
            <w:gridCol w:w="1545"/>
            <w:gridCol w:w="2400"/>
            <w:gridCol w:w="4860"/>
          </w:tblGrid>
        </w:tblGridChange>
      </w:tblGrid>
      <w:tr>
        <w:trPr>
          <w:trHeight w:val="480" w:hRule="atLeast"/>
        </w:trPr>
        <w:tc>
          <w:tcPr>
            <w:gridSpan w:val="4"/>
            <w:shd w:fill="93c47d" w:val="clear"/>
            <w:tcMar>
              <w:top w:w="100.0" w:type="dxa"/>
              <w:left w:w="100.0" w:type="dxa"/>
              <w:bottom w:w="100.0" w:type="dxa"/>
              <w:right w:w="100.0" w:type="dxa"/>
            </w:tcMar>
          </w:tcPr>
          <w:p w:rsidR="00000000" w:rsidDel="00000000" w:rsidP="00000000" w:rsidRDefault="00000000" w:rsidRPr="00000000" w14:paraId="00000023">
            <w:pPr>
              <w:jc w:val="center"/>
              <w:rPr>
                <w:b w:val="1"/>
                <w:color w:val="222222"/>
                <w:sz w:val="24"/>
                <w:szCs w:val="24"/>
              </w:rPr>
            </w:pPr>
            <w:r w:rsidDel="00000000" w:rsidR="00000000" w:rsidRPr="00000000">
              <w:rPr>
                <w:b w:val="1"/>
                <w:color w:val="222222"/>
                <w:sz w:val="24"/>
                <w:szCs w:val="24"/>
                <w:rtl w:val="0"/>
              </w:rPr>
              <w:t xml:space="preserve">CONTROLE DE VERSÕES</w:t>
            </w:r>
          </w:p>
        </w:tc>
      </w:tr>
      <w:tr>
        <w:trPr>
          <w:trHeight w:val="534" w:hRule="atLeast"/>
        </w:trPr>
        <w:tc>
          <w:tcPr>
            <w:shd w:fill="93c47d" w:val="clear"/>
            <w:tcMar>
              <w:top w:w="100.0" w:type="dxa"/>
              <w:left w:w="100.0" w:type="dxa"/>
              <w:bottom w:w="100.0" w:type="dxa"/>
              <w:right w:w="100.0" w:type="dxa"/>
            </w:tcMar>
          </w:tcPr>
          <w:p w:rsidR="00000000" w:rsidDel="00000000" w:rsidP="00000000" w:rsidRDefault="00000000" w:rsidRPr="00000000" w14:paraId="00000027">
            <w:pPr>
              <w:jc w:val="center"/>
              <w:rPr>
                <w:color w:val="222222"/>
                <w:sz w:val="24"/>
                <w:szCs w:val="24"/>
              </w:rPr>
            </w:pPr>
            <w:r w:rsidDel="00000000" w:rsidR="00000000" w:rsidRPr="00000000">
              <w:rPr>
                <w:b w:val="1"/>
                <w:color w:val="222222"/>
                <w:sz w:val="24"/>
                <w:szCs w:val="24"/>
                <w:rtl w:val="0"/>
              </w:rPr>
              <w:t xml:space="preserve">Versão</w:t>
            </w:r>
            <w:r w:rsidDel="00000000" w:rsidR="00000000" w:rsidRPr="00000000">
              <w:rPr>
                <w:rtl w:val="0"/>
              </w:rPr>
            </w:r>
          </w:p>
        </w:tc>
        <w:tc>
          <w:tcPr>
            <w:shd w:fill="93c47d" w:val="clear"/>
            <w:tcMar>
              <w:top w:w="100.0" w:type="dxa"/>
              <w:left w:w="100.0" w:type="dxa"/>
              <w:bottom w:w="100.0" w:type="dxa"/>
              <w:right w:w="100.0" w:type="dxa"/>
            </w:tcMar>
          </w:tcPr>
          <w:p w:rsidR="00000000" w:rsidDel="00000000" w:rsidP="00000000" w:rsidRDefault="00000000" w:rsidRPr="00000000" w14:paraId="00000028">
            <w:pPr>
              <w:jc w:val="center"/>
              <w:rPr>
                <w:color w:val="222222"/>
                <w:sz w:val="24"/>
                <w:szCs w:val="24"/>
              </w:rPr>
            </w:pPr>
            <w:r w:rsidDel="00000000" w:rsidR="00000000" w:rsidRPr="00000000">
              <w:rPr>
                <w:b w:val="1"/>
                <w:color w:val="222222"/>
                <w:sz w:val="24"/>
                <w:szCs w:val="24"/>
                <w:rtl w:val="0"/>
              </w:rPr>
              <w:t xml:space="preserve">Data</w:t>
            </w:r>
            <w:r w:rsidDel="00000000" w:rsidR="00000000" w:rsidRPr="00000000">
              <w:rPr>
                <w:rtl w:val="0"/>
              </w:rPr>
            </w:r>
          </w:p>
        </w:tc>
        <w:tc>
          <w:tcPr>
            <w:tcBorders>
              <w:bottom w:color="000000" w:space="0" w:sz="8" w:val="single"/>
              <w:right w:color="000000" w:space="0" w:sz="8" w:val="single"/>
            </w:tcBorders>
            <w:shd w:fill="93c47d" w:val="clear"/>
            <w:tcMar>
              <w:top w:w="100.0" w:type="dxa"/>
              <w:left w:w="20.0" w:type="dxa"/>
              <w:bottom w:w="100.0" w:type="dxa"/>
              <w:right w:w="100.0" w:type="dxa"/>
            </w:tcMar>
          </w:tcPr>
          <w:p w:rsidR="00000000" w:rsidDel="00000000" w:rsidP="00000000" w:rsidRDefault="00000000" w:rsidRPr="00000000" w14:paraId="00000029">
            <w:pPr>
              <w:jc w:val="center"/>
              <w:rPr>
                <w:b w:val="1"/>
                <w:color w:val="222222"/>
                <w:sz w:val="24"/>
                <w:szCs w:val="24"/>
              </w:rPr>
            </w:pPr>
            <w:r w:rsidDel="00000000" w:rsidR="00000000" w:rsidRPr="00000000">
              <w:rPr>
                <w:b w:val="1"/>
                <w:color w:val="222222"/>
                <w:sz w:val="24"/>
                <w:szCs w:val="24"/>
                <w:rtl w:val="0"/>
              </w:rPr>
              <w:t xml:space="preserve">Autores</w:t>
            </w:r>
          </w:p>
        </w:tc>
        <w:tc>
          <w:tcPr>
            <w:tcBorders>
              <w:bottom w:color="000000" w:space="0" w:sz="8" w:val="single"/>
              <w:right w:color="000000" w:space="0" w:sz="8" w:val="single"/>
            </w:tcBorders>
            <w:shd w:fill="93c47d" w:val="clear"/>
            <w:tcMar>
              <w:top w:w="100.0" w:type="dxa"/>
              <w:left w:w="20.0" w:type="dxa"/>
              <w:bottom w:w="100.0" w:type="dxa"/>
              <w:right w:w="100.0" w:type="dxa"/>
            </w:tcMar>
          </w:tcPr>
          <w:p w:rsidR="00000000" w:rsidDel="00000000" w:rsidP="00000000" w:rsidRDefault="00000000" w:rsidRPr="00000000" w14:paraId="0000002A">
            <w:pPr>
              <w:jc w:val="center"/>
              <w:rPr>
                <w:b w:val="1"/>
                <w:color w:val="222222"/>
                <w:sz w:val="24"/>
                <w:szCs w:val="24"/>
              </w:rPr>
            </w:pPr>
            <w:r w:rsidDel="00000000" w:rsidR="00000000" w:rsidRPr="00000000">
              <w:rPr>
                <w:b w:val="1"/>
                <w:color w:val="222222"/>
                <w:sz w:val="24"/>
                <w:szCs w:val="24"/>
                <w:rtl w:val="0"/>
              </w:rPr>
              <w:t xml:space="preserve">Notas da Revisão</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2B">
            <w:pPr>
              <w:jc w:val="center"/>
              <w:rPr>
                <w:color w:val="222222"/>
                <w:sz w:val="24"/>
                <w:szCs w:val="24"/>
              </w:rPr>
            </w:pPr>
            <w:r w:rsidDel="00000000" w:rsidR="00000000" w:rsidRPr="00000000">
              <w:rPr>
                <w:rtl w:val="0"/>
              </w:rPr>
            </w:r>
          </w:p>
          <w:p w:rsidR="00000000" w:rsidDel="00000000" w:rsidP="00000000" w:rsidRDefault="00000000" w:rsidRPr="00000000" w14:paraId="0000002C">
            <w:pPr>
              <w:jc w:val="center"/>
              <w:rPr>
                <w:color w:val="222222"/>
                <w:sz w:val="24"/>
                <w:szCs w:val="24"/>
              </w:rPr>
            </w:pPr>
            <w:r w:rsidDel="00000000" w:rsidR="00000000" w:rsidRPr="00000000">
              <w:rPr>
                <w:rtl w:val="0"/>
              </w:rPr>
            </w:r>
          </w:p>
          <w:p w:rsidR="00000000" w:rsidDel="00000000" w:rsidP="00000000" w:rsidRDefault="00000000" w:rsidRPr="00000000" w14:paraId="0000002D">
            <w:pPr>
              <w:jc w:val="center"/>
              <w:rPr>
                <w:color w:val="222222"/>
                <w:sz w:val="24"/>
                <w:szCs w:val="24"/>
              </w:rPr>
            </w:pPr>
            <w:r w:rsidDel="00000000" w:rsidR="00000000" w:rsidRPr="00000000">
              <w:rPr>
                <w:color w:val="222222"/>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2E">
            <w:pPr>
              <w:jc w:val="center"/>
              <w:rPr>
                <w:color w:val="222222"/>
                <w:sz w:val="24"/>
                <w:szCs w:val="24"/>
              </w:rPr>
            </w:pPr>
            <w:r w:rsidDel="00000000" w:rsidR="00000000" w:rsidRPr="00000000">
              <w:rPr>
                <w:rtl w:val="0"/>
              </w:rPr>
            </w:r>
          </w:p>
          <w:p w:rsidR="00000000" w:rsidDel="00000000" w:rsidP="00000000" w:rsidRDefault="00000000" w:rsidRPr="00000000" w14:paraId="0000002F">
            <w:pPr>
              <w:jc w:val="center"/>
              <w:rPr>
                <w:color w:val="222222"/>
                <w:sz w:val="24"/>
                <w:szCs w:val="24"/>
              </w:rPr>
            </w:pPr>
            <w:r w:rsidDel="00000000" w:rsidR="00000000" w:rsidRPr="00000000">
              <w:rPr>
                <w:rtl w:val="0"/>
              </w:rPr>
            </w:r>
          </w:p>
          <w:p w:rsidR="00000000" w:rsidDel="00000000" w:rsidP="00000000" w:rsidRDefault="00000000" w:rsidRPr="00000000" w14:paraId="00000030">
            <w:pPr>
              <w:jc w:val="center"/>
              <w:rPr>
                <w:color w:val="222222"/>
                <w:sz w:val="24"/>
                <w:szCs w:val="24"/>
              </w:rPr>
            </w:pPr>
            <w:r w:rsidDel="00000000" w:rsidR="00000000" w:rsidRPr="00000000">
              <w:rPr>
                <w:color w:val="222222"/>
                <w:sz w:val="24"/>
                <w:szCs w:val="24"/>
                <w:rtl w:val="0"/>
              </w:rPr>
              <w:t xml:space="preserve">24/08/2020</w:t>
            </w:r>
          </w:p>
        </w:tc>
        <w:tc>
          <w:tcPr>
            <w:shd w:fill="auto" w:val="clear"/>
            <w:tcMar>
              <w:top w:w="100.0" w:type="dxa"/>
              <w:left w:w="100.0" w:type="dxa"/>
              <w:bottom w:w="100.0" w:type="dxa"/>
              <w:right w:w="100.0" w:type="dxa"/>
            </w:tcMar>
          </w:tcPr>
          <w:p w:rsidR="00000000" w:rsidDel="00000000" w:rsidP="00000000" w:rsidRDefault="00000000" w:rsidRPr="00000000" w14:paraId="00000031">
            <w:pPr>
              <w:jc w:val="center"/>
              <w:rPr>
                <w:color w:val="222222"/>
                <w:sz w:val="24"/>
                <w:szCs w:val="24"/>
              </w:rPr>
            </w:pPr>
            <w:r w:rsidDel="00000000" w:rsidR="00000000" w:rsidRPr="00000000">
              <w:rPr>
                <w:rtl w:val="0"/>
              </w:rPr>
            </w:r>
          </w:p>
          <w:p w:rsidR="00000000" w:rsidDel="00000000" w:rsidP="00000000" w:rsidRDefault="00000000" w:rsidRPr="00000000" w14:paraId="00000032">
            <w:pPr>
              <w:jc w:val="center"/>
              <w:rPr>
                <w:color w:val="222222"/>
                <w:sz w:val="24"/>
                <w:szCs w:val="24"/>
              </w:rPr>
            </w:pPr>
            <w:r w:rsidDel="00000000" w:rsidR="00000000" w:rsidRPr="00000000">
              <w:rPr>
                <w:color w:val="222222"/>
                <w:sz w:val="24"/>
                <w:szCs w:val="24"/>
                <w:rtl w:val="0"/>
              </w:rPr>
              <w:t xml:space="preserve">Amon Matheus, John Stefan, Lauriana Almeida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jc w:val="center"/>
              <w:rPr>
                <w:color w:val="222222"/>
                <w:sz w:val="28"/>
                <w:szCs w:val="28"/>
              </w:rPr>
            </w:pPr>
            <w:r w:rsidDel="00000000" w:rsidR="00000000" w:rsidRPr="00000000">
              <w:rPr>
                <w:rtl w:val="0"/>
              </w:rPr>
            </w:r>
          </w:p>
          <w:p w:rsidR="00000000" w:rsidDel="00000000" w:rsidP="00000000" w:rsidRDefault="00000000" w:rsidRPr="00000000" w14:paraId="00000034">
            <w:pPr>
              <w:widowControl w:val="0"/>
              <w:spacing w:line="240" w:lineRule="auto"/>
              <w:jc w:val="center"/>
              <w:rPr>
                <w:color w:val="222222"/>
                <w:sz w:val="28"/>
                <w:szCs w:val="28"/>
              </w:rPr>
            </w:pPr>
            <w:r w:rsidDel="00000000" w:rsidR="00000000" w:rsidRPr="00000000">
              <w:rPr>
                <w:color w:val="222222"/>
                <w:sz w:val="28"/>
                <w:szCs w:val="28"/>
                <w:rtl w:val="0"/>
              </w:rPr>
              <w:t xml:space="preserve">Versão inicial</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35">
            <w:pPr>
              <w:jc w:val="center"/>
              <w:rPr>
                <w:color w:val="222222"/>
                <w:sz w:val="24"/>
                <w:szCs w:val="24"/>
              </w:rPr>
            </w:pPr>
            <w:r w:rsidDel="00000000" w:rsidR="00000000" w:rsidRPr="00000000">
              <w:rPr>
                <w:color w:val="222222"/>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6">
            <w:pPr>
              <w:jc w:val="center"/>
              <w:rPr>
                <w:color w:val="222222"/>
                <w:sz w:val="24"/>
                <w:szCs w:val="24"/>
              </w:rPr>
            </w:pPr>
            <w:r w:rsidDel="00000000" w:rsidR="00000000" w:rsidRPr="00000000">
              <w:rPr>
                <w:color w:val="222222"/>
                <w:sz w:val="24"/>
                <w:szCs w:val="24"/>
                <w:rtl w:val="0"/>
              </w:rPr>
              <w:t xml:space="preserve">16/11/2020</w:t>
            </w:r>
          </w:p>
        </w:tc>
        <w:tc>
          <w:tcPr>
            <w:shd w:fill="auto" w:val="clear"/>
            <w:tcMar>
              <w:top w:w="100.0" w:type="dxa"/>
              <w:left w:w="100.0" w:type="dxa"/>
              <w:bottom w:w="100.0" w:type="dxa"/>
              <w:right w:w="100.0" w:type="dxa"/>
            </w:tcMar>
          </w:tcPr>
          <w:p w:rsidR="00000000" w:rsidDel="00000000" w:rsidP="00000000" w:rsidRDefault="00000000" w:rsidRPr="00000000" w14:paraId="00000037">
            <w:pPr>
              <w:jc w:val="center"/>
              <w:rPr>
                <w:color w:val="222222"/>
                <w:sz w:val="24"/>
                <w:szCs w:val="24"/>
              </w:rPr>
            </w:pPr>
            <w:r w:rsidDel="00000000" w:rsidR="00000000" w:rsidRPr="00000000">
              <w:rPr>
                <w:color w:val="222222"/>
                <w:sz w:val="24"/>
                <w:szCs w:val="24"/>
                <w:rtl w:val="0"/>
              </w:rPr>
              <w:t xml:space="preserve">Amon Matheus, John Stefan, Lauriana Almeida</w:t>
            </w:r>
          </w:p>
          <w:p w:rsidR="00000000" w:rsidDel="00000000" w:rsidP="00000000" w:rsidRDefault="00000000" w:rsidRPr="00000000" w14:paraId="00000038">
            <w:pPr>
              <w:jc w:val="center"/>
              <w:rPr>
                <w:color w:val="222222"/>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 </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3A">
            <w:pPr>
              <w:jc w:val="center"/>
              <w:rPr>
                <w:color w:val="222222"/>
                <w:sz w:val="24"/>
                <w:szCs w:val="24"/>
              </w:rPr>
            </w:pPr>
            <w:r w:rsidDel="00000000" w:rsidR="00000000" w:rsidRPr="00000000">
              <w:rPr>
                <w:color w:val="222222"/>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B">
            <w:pPr>
              <w:jc w:val="center"/>
              <w:rPr>
                <w:color w:val="222222"/>
                <w:sz w:val="24"/>
                <w:szCs w:val="24"/>
              </w:rPr>
            </w:pPr>
            <w:r w:rsidDel="00000000" w:rsidR="00000000" w:rsidRPr="00000000">
              <w:rPr>
                <w:color w:val="222222"/>
                <w:sz w:val="24"/>
                <w:szCs w:val="24"/>
                <w:rtl w:val="0"/>
              </w:rPr>
              <w:t xml:space="preserve">10/12/2020</w:t>
            </w:r>
          </w:p>
        </w:tc>
        <w:tc>
          <w:tcPr>
            <w:shd w:fill="auto" w:val="clear"/>
            <w:tcMar>
              <w:top w:w="100.0" w:type="dxa"/>
              <w:left w:w="100.0" w:type="dxa"/>
              <w:bottom w:w="100.0" w:type="dxa"/>
              <w:right w:w="100.0" w:type="dxa"/>
            </w:tcMar>
          </w:tcPr>
          <w:p w:rsidR="00000000" w:rsidDel="00000000" w:rsidP="00000000" w:rsidRDefault="00000000" w:rsidRPr="00000000" w14:paraId="0000003C">
            <w:pPr>
              <w:jc w:val="center"/>
              <w:rPr>
                <w:color w:val="222222"/>
                <w:sz w:val="24"/>
                <w:szCs w:val="24"/>
              </w:rPr>
            </w:pPr>
            <w:r w:rsidDel="00000000" w:rsidR="00000000" w:rsidRPr="00000000">
              <w:rPr>
                <w:color w:val="222222"/>
                <w:sz w:val="24"/>
                <w:szCs w:val="24"/>
                <w:rtl w:val="0"/>
              </w:rPr>
              <w:t xml:space="preserve">Amon Matheus, John Stefan, Lauriana Almeida</w:t>
            </w:r>
          </w:p>
          <w:p w:rsidR="00000000" w:rsidDel="00000000" w:rsidP="00000000" w:rsidRDefault="00000000" w:rsidRPr="00000000" w14:paraId="0000003D">
            <w:pPr>
              <w:jc w:val="center"/>
              <w:rPr>
                <w:color w:val="222222"/>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3F">
            <w:pPr>
              <w:jc w:val="center"/>
              <w:rPr>
                <w:color w:val="222222"/>
                <w:sz w:val="24"/>
                <w:szCs w:val="24"/>
              </w:rPr>
            </w:pPr>
            <w:r w:rsidDel="00000000" w:rsidR="00000000" w:rsidRPr="00000000">
              <w:rPr>
                <w:color w:val="222222"/>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40">
            <w:pPr>
              <w:jc w:val="center"/>
              <w:rPr>
                <w:color w:val="222222"/>
                <w:sz w:val="24"/>
                <w:szCs w:val="24"/>
              </w:rPr>
            </w:pPr>
            <w:r w:rsidDel="00000000" w:rsidR="00000000" w:rsidRPr="00000000">
              <w:rPr>
                <w:color w:val="222222"/>
                <w:sz w:val="24"/>
                <w:szCs w:val="24"/>
                <w:rtl w:val="0"/>
              </w:rPr>
              <w:t xml:space="preserve">15/03/2021</w:t>
            </w:r>
          </w:p>
        </w:tc>
        <w:tc>
          <w:tcPr>
            <w:shd w:fill="auto" w:val="clear"/>
            <w:tcMar>
              <w:top w:w="100.0" w:type="dxa"/>
              <w:left w:w="100.0" w:type="dxa"/>
              <w:bottom w:w="100.0" w:type="dxa"/>
              <w:right w:w="100.0" w:type="dxa"/>
            </w:tcMar>
          </w:tcPr>
          <w:p w:rsidR="00000000" w:rsidDel="00000000" w:rsidP="00000000" w:rsidRDefault="00000000" w:rsidRPr="00000000" w14:paraId="00000041">
            <w:pPr>
              <w:jc w:val="center"/>
              <w:rPr>
                <w:color w:val="222222"/>
                <w:sz w:val="24"/>
                <w:szCs w:val="24"/>
              </w:rPr>
            </w:pPr>
            <w:r w:rsidDel="00000000" w:rsidR="00000000" w:rsidRPr="00000000">
              <w:rPr>
                <w:color w:val="222222"/>
                <w:sz w:val="24"/>
                <w:szCs w:val="24"/>
                <w:rtl w:val="0"/>
              </w:rPr>
              <w:t xml:space="preserve">Amon Matheus, John Stefan, Lauriana Almeida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 Mobile</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43">
            <w:pPr>
              <w:jc w:val="center"/>
              <w:rPr>
                <w:color w:val="222222"/>
                <w:sz w:val="24"/>
                <w:szCs w:val="24"/>
              </w:rPr>
            </w:pPr>
            <w:r w:rsidDel="00000000" w:rsidR="00000000" w:rsidRPr="00000000">
              <w:rPr>
                <w:color w:val="222222"/>
                <w:sz w:val="24"/>
                <w:szCs w:val="24"/>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44">
            <w:pPr>
              <w:jc w:val="center"/>
              <w:rPr>
                <w:color w:val="222222"/>
                <w:sz w:val="24"/>
                <w:szCs w:val="24"/>
              </w:rPr>
            </w:pPr>
            <w:r w:rsidDel="00000000" w:rsidR="00000000" w:rsidRPr="00000000">
              <w:rPr>
                <w:color w:val="222222"/>
                <w:sz w:val="24"/>
                <w:szCs w:val="24"/>
                <w:rtl w:val="0"/>
              </w:rPr>
              <w:t xml:space="preserve">08/04/2021</w:t>
            </w:r>
          </w:p>
        </w:tc>
        <w:tc>
          <w:tcPr>
            <w:shd w:fill="auto" w:val="clear"/>
            <w:tcMar>
              <w:top w:w="100.0" w:type="dxa"/>
              <w:left w:w="100.0" w:type="dxa"/>
              <w:bottom w:w="100.0" w:type="dxa"/>
              <w:right w:w="100.0" w:type="dxa"/>
            </w:tcMar>
          </w:tcPr>
          <w:p w:rsidR="00000000" w:rsidDel="00000000" w:rsidP="00000000" w:rsidRDefault="00000000" w:rsidRPr="00000000" w14:paraId="00000045">
            <w:pPr>
              <w:jc w:val="center"/>
              <w:rPr>
                <w:color w:val="222222"/>
                <w:sz w:val="24"/>
                <w:szCs w:val="24"/>
              </w:rPr>
            </w:pPr>
            <w:r w:rsidDel="00000000" w:rsidR="00000000" w:rsidRPr="00000000">
              <w:rPr>
                <w:color w:val="222222"/>
                <w:sz w:val="24"/>
                <w:szCs w:val="24"/>
                <w:rtl w:val="0"/>
              </w:rPr>
              <w:t xml:space="preserve">Amon Matheus, John Stefan, Lauriana Almeida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 Mobile</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47">
            <w:pPr>
              <w:jc w:val="center"/>
              <w:rPr>
                <w:color w:val="222222"/>
                <w:sz w:val="24"/>
                <w:szCs w:val="24"/>
              </w:rPr>
            </w:pPr>
            <w:r w:rsidDel="00000000" w:rsidR="00000000" w:rsidRPr="00000000">
              <w:rPr>
                <w:color w:val="222222"/>
                <w:sz w:val="24"/>
                <w:szCs w:val="24"/>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48">
            <w:pPr>
              <w:jc w:val="center"/>
              <w:rPr>
                <w:color w:val="222222"/>
                <w:sz w:val="24"/>
                <w:szCs w:val="24"/>
              </w:rPr>
            </w:pPr>
            <w:r w:rsidDel="00000000" w:rsidR="00000000" w:rsidRPr="00000000">
              <w:rPr>
                <w:color w:val="222222"/>
                <w:sz w:val="24"/>
                <w:szCs w:val="24"/>
                <w:rtl w:val="0"/>
              </w:rPr>
              <w:t xml:space="preserve">19/04/2021</w:t>
            </w:r>
          </w:p>
        </w:tc>
        <w:tc>
          <w:tcPr>
            <w:shd w:fill="auto" w:val="clear"/>
            <w:tcMar>
              <w:top w:w="100.0" w:type="dxa"/>
              <w:left w:w="100.0" w:type="dxa"/>
              <w:bottom w:w="100.0" w:type="dxa"/>
              <w:right w:w="100.0" w:type="dxa"/>
            </w:tcMar>
          </w:tcPr>
          <w:p w:rsidR="00000000" w:rsidDel="00000000" w:rsidP="00000000" w:rsidRDefault="00000000" w:rsidRPr="00000000" w14:paraId="00000049">
            <w:pPr>
              <w:jc w:val="center"/>
              <w:rPr>
                <w:color w:val="222222"/>
                <w:sz w:val="24"/>
                <w:szCs w:val="24"/>
              </w:rPr>
            </w:pPr>
            <w:r w:rsidDel="00000000" w:rsidR="00000000" w:rsidRPr="00000000">
              <w:rPr>
                <w:color w:val="222222"/>
                <w:sz w:val="24"/>
                <w:szCs w:val="24"/>
                <w:rtl w:val="0"/>
              </w:rPr>
              <w:t xml:space="preserve">Amon Matheus, John Stefan, Lauriana Almeida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 Mobile </w:t>
            </w:r>
          </w:p>
        </w:tc>
      </w:tr>
      <w:tr>
        <w:trPr>
          <w:trHeight w:val="1338" w:hRule="atLeast"/>
        </w:trPr>
        <w:tc>
          <w:tcPr>
            <w:shd w:fill="auto" w:val="clear"/>
            <w:tcMar>
              <w:top w:w="100.0" w:type="dxa"/>
              <w:left w:w="100.0" w:type="dxa"/>
              <w:bottom w:w="100.0" w:type="dxa"/>
              <w:right w:w="100.0" w:type="dxa"/>
            </w:tcMar>
          </w:tcPr>
          <w:p w:rsidR="00000000" w:rsidDel="00000000" w:rsidP="00000000" w:rsidRDefault="00000000" w:rsidRPr="00000000" w14:paraId="0000004B">
            <w:pPr>
              <w:jc w:val="center"/>
              <w:rPr>
                <w:color w:val="222222"/>
                <w:sz w:val="24"/>
                <w:szCs w:val="24"/>
              </w:rPr>
            </w:pPr>
            <w:r w:rsidDel="00000000" w:rsidR="00000000" w:rsidRPr="00000000">
              <w:rPr>
                <w:color w:val="222222"/>
                <w:sz w:val="24"/>
                <w:szCs w:val="24"/>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4C">
            <w:pPr>
              <w:jc w:val="center"/>
              <w:rPr>
                <w:color w:val="222222"/>
                <w:sz w:val="24"/>
                <w:szCs w:val="24"/>
              </w:rPr>
            </w:pPr>
            <w:r w:rsidDel="00000000" w:rsidR="00000000" w:rsidRPr="00000000">
              <w:rPr>
                <w:color w:val="222222"/>
                <w:sz w:val="24"/>
                <w:szCs w:val="24"/>
                <w:rtl w:val="0"/>
              </w:rPr>
              <w:t xml:space="preserve">27/04/2021</w:t>
            </w:r>
          </w:p>
        </w:tc>
        <w:tc>
          <w:tcPr>
            <w:shd w:fill="auto" w:val="clear"/>
            <w:tcMar>
              <w:top w:w="100.0" w:type="dxa"/>
              <w:left w:w="100.0" w:type="dxa"/>
              <w:bottom w:w="100.0" w:type="dxa"/>
              <w:right w:w="100.0" w:type="dxa"/>
            </w:tcMar>
          </w:tcPr>
          <w:p w:rsidR="00000000" w:rsidDel="00000000" w:rsidP="00000000" w:rsidRDefault="00000000" w:rsidRPr="00000000" w14:paraId="0000004D">
            <w:pPr>
              <w:jc w:val="center"/>
              <w:rPr>
                <w:color w:val="222222"/>
                <w:sz w:val="24"/>
                <w:szCs w:val="24"/>
              </w:rPr>
            </w:pPr>
            <w:r w:rsidDel="00000000" w:rsidR="00000000" w:rsidRPr="00000000">
              <w:rPr>
                <w:color w:val="222222"/>
                <w:sz w:val="24"/>
                <w:szCs w:val="24"/>
                <w:rtl w:val="0"/>
              </w:rPr>
              <w:t xml:space="preserve">Amon Matheus, John Stefan, Lauriana Almeida</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jc w:val="center"/>
              <w:rPr>
                <w:color w:val="222222"/>
                <w:sz w:val="28"/>
                <w:szCs w:val="28"/>
              </w:rPr>
            </w:pPr>
            <w:r w:rsidDel="00000000" w:rsidR="00000000" w:rsidRPr="00000000">
              <w:rPr>
                <w:color w:val="222222"/>
                <w:sz w:val="28"/>
                <w:szCs w:val="28"/>
                <w:rtl w:val="0"/>
              </w:rPr>
              <w:t xml:space="preserve">Versão Intermediária Mobile </w:t>
            </w:r>
          </w:p>
        </w:tc>
      </w:tr>
    </w:tbl>
    <w:p w:rsidR="00000000" w:rsidDel="00000000" w:rsidP="00000000" w:rsidRDefault="00000000" w:rsidRPr="00000000" w14:paraId="0000004F">
      <w:pPr>
        <w:jc w:val="center"/>
        <w:rPr>
          <w:color w:val="222222"/>
          <w:sz w:val="24"/>
          <w:szCs w:val="24"/>
        </w:rPr>
      </w:pPr>
      <w:r w:rsidDel="00000000" w:rsidR="00000000" w:rsidRPr="00000000">
        <w:rPr>
          <w:rtl w:val="0"/>
        </w:rPr>
      </w:r>
    </w:p>
    <w:p w:rsidR="00000000" w:rsidDel="00000000" w:rsidP="00000000" w:rsidRDefault="00000000" w:rsidRPr="00000000" w14:paraId="00000050">
      <w:pPr>
        <w:jc w:val="center"/>
        <w:rPr>
          <w:color w:val="222222"/>
          <w:sz w:val="24"/>
          <w:szCs w:val="24"/>
        </w:rPr>
      </w:pPr>
      <w:r w:rsidDel="00000000" w:rsidR="00000000" w:rsidRPr="00000000">
        <w:rPr>
          <w:rtl w:val="0"/>
        </w:rPr>
      </w:r>
    </w:p>
    <w:p w:rsidR="00000000" w:rsidDel="00000000" w:rsidP="00000000" w:rsidRDefault="00000000" w:rsidRPr="00000000" w14:paraId="00000051">
      <w:pPr>
        <w:jc w:val="center"/>
        <w:rPr>
          <w:color w:val="222222"/>
          <w:sz w:val="24"/>
          <w:szCs w:val="24"/>
        </w:rPr>
      </w:pPr>
      <w:r w:rsidDel="00000000" w:rsidR="00000000" w:rsidRPr="00000000">
        <w:rPr>
          <w:rtl w:val="0"/>
        </w:rPr>
      </w:r>
    </w:p>
    <w:p w:rsidR="00000000" w:rsidDel="00000000" w:rsidP="00000000" w:rsidRDefault="00000000" w:rsidRPr="00000000" w14:paraId="00000052">
      <w:pPr>
        <w:jc w:val="center"/>
        <w:rPr>
          <w:color w:val="222222"/>
          <w:sz w:val="36"/>
          <w:szCs w:val="36"/>
        </w:rPr>
        <w:sectPr>
          <w:headerReference r:id="rId8" w:type="default"/>
          <w:footerReference r:id="rId9" w:type="default"/>
          <w:footerReference r:id="rId10" w:type="first"/>
          <w:pgSz w:h="16838" w:w="11906" w:orient="portrait"/>
          <w:pgMar w:bottom="1133" w:top="1133" w:left="1133" w:right="1133" w:header="720" w:footer="720"/>
          <w:pgNumType w:start="0"/>
          <w:titlePg w:val="1"/>
        </w:sectPr>
      </w:pPr>
      <w:r w:rsidDel="00000000" w:rsidR="00000000" w:rsidRPr="00000000">
        <w:rPr>
          <w:b w:val="1"/>
          <w:color w:val="222222"/>
          <w:sz w:val="36"/>
          <w:szCs w:val="36"/>
          <w:rtl w:val="0"/>
        </w:rPr>
        <w:t xml:space="preserve">Tabela de Conteúdos</w:t>
      </w:r>
      <w:r w:rsidDel="00000000" w:rsidR="00000000" w:rsidRPr="00000000">
        <w:rPr>
          <w:rtl w:val="0"/>
        </w:rPr>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222222"/>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tabs>
              <w:tab w:val="right" w:pos="9642"/>
            </w:tabs>
            <w:spacing w:before="80" w:line="240" w:lineRule="auto"/>
            <w:rPr>
              <w:b w:val="1"/>
              <w:color w:val="222222"/>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b w:val="1"/>
                <w:color w:val="222222"/>
                <w:sz w:val="24"/>
                <w:szCs w:val="24"/>
                <w:rtl w:val="0"/>
              </w:rPr>
              <w:t xml:space="preserve">Histórico de Revisão</w:t>
            </w:r>
          </w:hyperlink>
          <w:r w:rsidDel="00000000" w:rsidR="00000000" w:rsidRPr="00000000">
            <w:rPr>
              <w:b w:val="1"/>
              <w:color w:val="222222"/>
              <w:sz w:val="24"/>
              <w:szCs w:val="24"/>
              <w:rtl w:val="0"/>
            </w:rPr>
            <w:tab/>
            <w:t xml:space="preserve">5</w:t>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55">
          <w:pPr>
            <w:tabs>
              <w:tab w:val="right" w:pos="9642"/>
            </w:tabs>
            <w:spacing w:before="200" w:line="240" w:lineRule="auto"/>
            <w:rPr>
              <w:b w:val="1"/>
              <w:color w:val="222222"/>
              <w:sz w:val="24"/>
              <w:szCs w:val="24"/>
            </w:rPr>
          </w:pPr>
          <w:r w:rsidDel="00000000" w:rsidR="00000000" w:rsidRPr="00000000">
            <w:fldChar w:fldCharType="end"/>
          </w:r>
          <w:r w:rsidDel="00000000" w:rsidR="00000000" w:rsidRPr="00000000">
            <w:rPr>
              <w:color w:val="222222"/>
              <w:rtl w:val="0"/>
            </w:rPr>
            <w:t xml:space="preserve">1.0 </w:t>
          </w:r>
          <w:hyperlink w:anchor="_heading=h.30j0zll">
            <w:r w:rsidDel="00000000" w:rsidR="00000000" w:rsidRPr="00000000">
              <w:rPr>
                <w:b w:val="1"/>
                <w:color w:val="222222"/>
                <w:sz w:val="24"/>
                <w:szCs w:val="24"/>
                <w:rtl w:val="0"/>
              </w:rPr>
              <w:t xml:space="preserve">Introdução</w:t>
            </w:r>
          </w:hyperlink>
          <w:r w:rsidDel="00000000" w:rsidR="00000000" w:rsidRPr="00000000">
            <w:rPr>
              <w:b w:val="1"/>
              <w:color w:val="222222"/>
              <w:sz w:val="24"/>
              <w:szCs w:val="24"/>
              <w:rtl w:val="0"/>
            </w:rPr>
            <w:tab/>
            <w:t xml:space="preserve">5</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56">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1.1 </w:t>
          </w:r>
          <w:hyperlink w:anchor="_heading=h.1fob9te">
            <w:r w:rsidDel="00000000" w:rsidR="00000000" w:rsidRPr="00000000">
              <w:rPr>
                <w:color w:val="222222"/>
                <w:sz w:val="24"/>
                <w:szCs w:val="24"/>
                <w:rtl w:val="0"/>
              </w:rPr>
              <w:t xml:space="preserve">Objetivo Geral</w:t>
            </w:r>
          </w:hyperlink>
          <w:r w:rsidDel="00000000" w:rsidR="00000000" w:rsidRPr="00000000">
            <w:rPr>
              <w:color w:val="222222"/>
              <w:sz w:val="24"/>
              <w:szCs w:val="24"/>
              <w:rtl w:val="0"/>
            </w:rPr>
            <w:tab/>
            <w:t xml:space="preserve">7</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57">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1.2 </w:t>
          </w:r>
          <w:hyperlink w:anchor="_heading=h.2et92p0">
            <w:r w:rsidDel="00000000" w:rsidR="00000000" w:rsidRPr="00000000">
              <w:rPr>
                <w:color w:val="222222"/>
                <w:sz w:val="24"/>
                <w:szCs w:val="24"/>
                <w:rtl w:val="0"/>
              </w:rPr>
              <w:t xml:space="preserve">Objetivo Específico (escopo)</w:t>
            </w:r>
          </w:hyperlink>
          <w:r w:rsidDel="00000000" w:rsidR="00000000" w:rsidRPr="00000000">
            <w:rPr>
              <w:color w:val="222222"/>
              <w:sz w:val="24"/>
              <w:szCs w:val="24"/>
              <w:rtl w:val="0"/>
            </w:rPr>
            <w:tab/>
            <w:t xml:space="preserve">7</w:t>
          </w:r>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58">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1.3 </w:t>
          </w:r>
          <w:hyperlink w:anchor="_heading=h.3dy6vkm">
            <w:r w:rsidDel="00000000" w:rsidR="00000000" w:rsidRPr="00000000">
              <w:rPr>
                <w:color w:val="222222"/>
                <w:sz w:val="24"/>
                <w:szCs w:val="24"/>
                <w:rtl w:val="0"/>
              </w:rPr>
              <w:t xml:space="preserve">Definições, Siglas e Abreviações</w:t>
            </w:r>
          </w:hyperlink>
          <w:r w:rsidDel="00000000" w:rsidR="00000000" w:rsidRPr="00000000">
            <w:rPr>
              <w:color w:val="222222"/>
              <w:sz w:val="24"/>
              <w:szCs w:val="24"/>
              <w:rtl w:val="0"/>
            </w:rPr>
            <w:tab/>
            <w:t xml:space="preserve">8</w:t>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59">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1.4 </w:t>
          </w:r>
          <w:hyperlink w:anchor="_heading=h.4d34og8">
            <w:r w:rsidDel="00000000" w:rsidR="00000000" w:rsidRPr="00000000">
              <w:rPr>
                <w:color w:val="222222"/>
                <w:sz w:val="24"/>
                <w:szCs w:val="24"/>
                <w:rtl w:val="0"/>
              </w:rPr>
              <w:t xml:space="preserve">Visão Geral</w:t>
            </w:r>
          </w:hyperlink>
          <w:r w:rsidDel="00000000" w:rsidR="00000000" w:rsidRPr="00000000">
            <w:rPr>
              <w:color w:val="222222"/>
              <w:sz w:val="24"/>
              <w:szCs w:val="24"/>
              <w:rtl w:val="0"/>
            </w:rPr>
            <w:tab/>
            <w:t xml:space="preserve">8</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5A">
          <w:pPr>
            <w:tabs>
              <w:tab w:val="right" w:pos="9642"/>
            </w:tabs>
            <w:spacing w:before="200" w:line="240" w:lineRule="auto"/>
            <w:rPr>
              <w:b w:val="1"/>
              <w:color w:val="222222"/>
              <w:sz w:val="24"/>
              <w:szCs w:val="24"/>
            </w:rPr>
          </w:pPr>
          <w:r w:rsidDel="00000000" w:rsidR="00000000" w:rsidRPr="00000000">
            <w:fldChar w:fldCharType="end"/>
          </w:r>
          <w:r w:rsidDel="00000000" w:rsidR="00000000" w:rsidRPr="00000000">
            <w:rPr>
              <w:color w:val="222222"/>
              <w:rtl w:val="0"/>
            </w:rPr>
            <w:t xml:space="preserve">2.0 </w:t>
          </w:r>
          <w:hyperlink w:anchor="_heading=h.17dp8vu">
            <w:r w:rsidDel="00000000" w:rsidR="00000000" w:rsidRPr="00000000">
              <w:rPr>
                <w:b w:val="1"/>
                <w:color w:val="222222"/>
                <w:sz w:val="24"/>
                <w:szCs w:val="24"/>
                <w:rtl w:val="0"/>
              </w:rPr>
              <w:t xml:space="preserve">Descrição Geral</w:t>
            </w:r>
          </w:hyperlink>
          <w:r w:rsidDel="00000000" w:rsidR="00000000" w:rsidRPr="00000000">
            <w:rPr>
              <w:b w:val="1"/>
              <w:color w:val="222222"/>
              <w:sz w:val="24"/>
              <w:szCs w:val="24"/>
              <w:rtl w:val="0"/>
            </w:rPr>
            <w:tab/>
            <w:t xml:space="preserve">8</w:t>
          </w:r>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5B">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2.1.0 </w:t>
          </w:r>
          <w:hyperlink w:anchor="_heading=h.3rdcrjn">
            <w:r w:rsidDel="00000000" w:rsidR="00000000" w:rsidRPr="00000000">
              <w:rPr>
                <w:color w:val="222222"/>
                <w:sz w:val="24"/>
                <w:szCs w:val="24"/>
                <w:rtl w:val="0"/>
              </w:rPr>
              <w:t xml:space="preserve">Aspecto Geral do Produto</w:t>
            </w:r>
          </w:hyperlink>
          <w:r w:rsidDel="00000000" w:rsidR="00000000" w:rsidRPr="00000000">
            <w:rPr>
              <w:color w:val="222222"/>
              <w:sz w:val="24"/>
              <w:szCs w:val="24"/>
              <w:rtl w:val="0"/>
            </w:rPr>
            <w:tab/>
            <w:t xml:space="preserve">8</w:t>
          </w:r>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5C">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2.1.2 </w:t>
          </w:r>
          <w:hyperlink w:anchor="_heading=h.26in1rg">
            <w:r w:rsidDel="00000000" w:rsidR="00000000" w:rsidRPr="00000000">
              <w:rPr>
                <w:color w:val="222222"/>
                <w:sz w:val="24"/>
                <w:szCs w:val="24"/>
                <w:rtl w:val="0"/>
              </w:rPr>
              <w:t xml:space="preserve">Interfaces do sistema</w:t>
            </w:r>
          </w:hyperlink>
          <w:r w:rsidDel="00000000" w:rsidR="00000000" w:rsidRPr="00000000">
            <w:rPr>
              <w:color w:val="222222"/>
              <w:sz w:val="24"/>
              <w:szCs w:val="24"/>
              <w:rtl w:val="0"/>
            </w:rPr>
            <w:tab/>
            <w:t xml:space="preserve">9</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5D">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      </w:t>
          </w:r>
          <w:r w:rsidDel="00000000" w:rsidR="00000000" w:rsidRPr="00000000">
            <w:rPr>
              <w:color w:val="222222"/>
              <w:rtl w:val="0"/>
            </w:rPr>
            <w:t xml:space="preserve">2.1.3 </w:t>
          </w:r>
          <w:hyperlink w:anchor="_heading=h.lnxbz9">
            <w:r w:rsidDel="00000000" w:rsidR="00000000" w:rsidRPr="00000000">
              <w:rPr>
                <w:color w:val="222222"/>
                <w:sz w:val="24"/>
                <w:szCs w:val="24"/>
                <w:rtl w:val="0"/>
              </w:rPr>
              <w:t xml:space="preserve">Interfaces do usuário</w:t>
            </w:r>
          </w:hyperlink>
          <w:r w:rsidDel="00000000" w:rsidR="00000000" w:rsidRPr="00000000">
            <w:rPr>
              <w:color w:val="222222"/>
              <w:sz w:val="24"/>
              <w:szCs w:val="24"/>
              <w:rtl w:val="0"/>
            </w:rPr>
            <w:tab/>
            <w:t xml:space="preserve">10</w:t>
          </w:r>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5E">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      </w:t>
          </w:r>
          <w:r w:rsidDel="00000000" w:rsidR="00000000" w:rsidRPr="00000000">
            <w:rPr>
              <w:color w:val="222222"/>
              <w:rtl w:val="0"/>
            </w:rPr>
            <w:t xml:space="preserve">2.1.4 </w:t>
          </w:r>
          <w:hyperlink w:anchor="_heading=h.1ksv4uv">
            <w:r w:rsidDel="00000000" w:rsidR="00000000" w:rsidRPr="00000000">
              <w:rPr>
                <w:color w:val="222222"/>
                <w:sz w:val="24"/>
                <w:szCs w:val="24"/>
                <w:rtl w:val="0"/>
              </w:rPr>
              <w:t xml:space="preserve">Interfaces do software</w:t>
            </w:r>
          </w:hyperlink>
          <w:r w:rsidDel="00000000" w:rsidR="00000000" w:rsidRPr="00000000">
            <w:rPr>
              <w:color w:val="222222"/>
              <w:sz w:val="24"/>
              <w:szCs w:val="24"/>
              <w:rtl w:val="0"/>
            </w:rPr>
            <w:tab/>
            <w:t xml:space="preserve">10</w:t>
          </w:r>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5F">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      </w:t>
          </w:r>
          <w:r w:rsidDel="00000000" w:rsidR="00000000" w:rsidRPr="00000000">
            <w:rPr>
              <w:color w:val="222222"/>
              <w:rtl w:val="0"/>
            </w:rPr>
            <w:t xml:space="preserve">2.1.5 </w:t>
          </w:r>
          <w:hyperlink w:anchor="_heading=h.44sinio">
            <w:r w:rsidDel="00000000" w:rsidR="00000000" w:rsidRPr="00000000">
              <w:rPr>
                <w:color w:val="222222"/>
                <w:sz w:val="24"/>
                <w:szCs w:val="24"/>
                <w:rtl w:val="0"/>
              </w:rPr>
              <w:t xml:space="preserve">Interfaces de comunicação</w:t>
            </w:r>
          </w:hyperlink>
          <w:r w:rsidDel="00000000" w:rsidR="00000000" w:rsidRPr="00000000">
            <w:rPr>
              <w:color w:val="222222"/>
              <w:sz w:val="24"/>
              <w:szCs w:val="24"/>
              <w:rtl w:val="0"/>
            </w:rPr>
            <w:tab/>
            <w:t xml:space="preserve">10</w:t>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0">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      </w:t>
          </w:r>
          <w:r w:rsidDel="00000000" w:rsidR="00000000" w:rsidRPr="00000000">
            <w:rPr>
              <w:color w:val="222222"/>
              <w:rtl w:val="0"/>
            </w:rPr>
            <w:t xml:space="preserve">2.1.6 </w:t>
          </w:r>
          <w:hyperlink w:anchor="_heading=h.2jxsxqh">
            <w:r w:rsidDel="00000000" w:rsidR="00000000" w:rsidRPr="00000000">
              <w:rPr>
                <w:color w:val="222222"/>
                <w:sz w:val="24"/>
                <w:szCs w:val="24"/>
                <w:rtl w:val="0"/>
              </w:rPr>
              <w:t xml:space="preserve">Limites de memória</w:t>
            </w:r>
          </w:hyperlink>
          <w:r w:rsidDel="00000000" w:rsidR="00000000" w:rsidRPr="00000000">
            <w:rPr>
              <w:color w:val="222222"/>
              <w:sz w:val="24"/>
              <w:szCs w:val="24"/>
              <w:rtl w:val="0"/>
            </w:rPr>
            <w:tab/>
            <w:t xml:space="preserve">10</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61">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      </w:t>
          </w:r>
          <w:r w:rsidDel="00000000" w:rsidR="00000000" w:rsidRPr="00000000">
            <w:rPr>
              <w:color w:val="222222"/>
              <w:rtl w:val="0"/>
            </w:rPr>
            <w:t xml:space="preserve">2.1.7 </w:t>
          </w:r>
          <w:hyperlink w:anchor="_heading=h.3j2qqm3">
            <w:r w:rsidDel="00000000" w:rsidR="00000000" w:rsidRPr="00000000">
              <w:rPr>
                <w:color w:val="222222"/>
                <w:sz w:val="24"/>
                <w:szCs w:val="24"/>
                <w:rtl w:val="0"/>
              </w:rPr>
              <w:t xml:space="preserve">Requisitos de adaptação do local</w:t>
            </w:r>
          </w:hyperlink>
          <w:r w:rsidDel="00000000" w:rsidR="00000000" w:rsidRPr="00000000">
            <w:rPr>
              <w:color w:val="222222"/>
              <w:sz w:val="24"/>
              <w:szCs w:val="24"/>
              <w:rtl w:val="0"/>
            </w:rPr>
            <w:tab/>
            <w:t xml:space="preserve">11</w:t>
          </w:r>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62">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2.1.8 </w:t>
          </w:r>
          <w:hyperlink w:anchor="_heading=h.2xcytpi">
            <w:r w:rsidDel="00000000" w:rsidR="00000000" w:rsidRPr="00000000">
              <w:rPr>
                <w:color w:val="222222"/>
                <w:sz w:val="24"/>
                <w:szCs w:val="24"/>
                <w:rtl w:val="0"/>
              </w:rPr>
              <w:t xml:space="preserve">Funções do produto/sistema</w:t>
            </w:r>
          </w:hyperlink>
          <w:r w:rsidDel="00000000" w:rsidR="00000000" w:rsidRPr="00000000">
            <w:rPr>
              <w:color w:val="222222"/>
              <w:sz w:val="24"/>
              <w:szCs w:val="24"/>
              <w:rtl w:val="0"/>
            </w:rPr>
            <w:tab/>
            <w:t xml:space="preserve">11</w:t>
          </w:r>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63">
          <w:pPr>
            <w:tabs>
              <w:tab w:val="right" w:pos="9642"/>
            </w:tabs>
            <w:spacing w:before="60" w:line="240" w:lineRule="auto"/>
            <w:ind w:left="360" w:firstLine="0"/>
            <w:rPr>
              <w:color w:val="222222"/>
              <w:sz w:val="24"/>
              <w:szCs w:val="24"/>
            </w:rPr>
          </w:pPr>
          <w:r w:rsidDel="00000000" w:rsidR="00000000" w:rsidRPr="00000000">
            <w:fldChar w:fldCharType="end"/>
          </w:r>
          <w:r w:rsidDel="00000000" w:rsidR="00000000" w:rsidRPr="00000000">
            <w:rPr>
              <w:color w:val="222222"/>
              <w:rtl w:val="0"/>
            </w:rPr>
            <w:t xml:space="preserve">2.1.9 </w:t>
          </w:r>
          <w:hyperlink w:anchor="_heading=h.1ci93xb">
            <w:r w:rsidDel="00000000" w:rsidR="00000000" w:rsidRPr="00000000">
              <w:rPr>
                <w:color w:val="222222"/>
                <w:sz w:val="24"/>
                <w:szCs w:val="24"/>
                <w:rtl w:val="0"/>
              </w:rPr>
              <w:t xml:space="preserve">Características dos usuários</w:t>
            </w:r>
          </w:hyperlink>
          <w:r w:rsidDel="00000000" w:rsidR="00000000" w:rsidRPr="00000000">
            <w:rPr>
              <w:color w:val="222222"/>
              <w:sz w:val="24"/>
              <w:szCs w:val="24"/>
              <w:rtl w:val="0"/>
            </w:rPr>
            <w:tab/>
            <w:t xml:space="preserve">12</w:t>
          </w:r>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64">
          <w:pPr>
            <w:tabs>
              <w:tab w:val="right" w:pos="9642"/>
            </w:tabs>
            <w:spacing w:before="60" w:line="240" w:lineRule="auto"/>
            <w:ind w:left="360" w:firstLine="0"/>
            <w:rPr>
              <w:b w:val="1"/>
              <w:color w:val="222222"/>
              <w:sz w:val="24"/>
              <w:szCs w:val="24"/>
            </w:rPr>
          </w:pPr>
          <w:r w:rsidDel="00000000" w:rsidR="00000000" w:rsidRPr="00000000">
            <w:fldChar w:fldCharType="end"/>
          </w:r>
          <w:r w:rsidDel="00000000" w:rsidR="00000000" w:rsidRPr="00000000">
            <w:rPr>
              <w:color w:val="222222"/>
              <w:rtl w:val="0"/>
            </w:rPr>
            <w:t xml:space="preserve">2.2.0 </w:t>
          </w:r>
          <w:hyperlink w:anchor="_heading=h.2bn6wsx">
            <w:r w:rsidDel="00000000" w:rsidR="00000000" w:rsidRPr="00000000">
              <w:rPr>
                <w:color w:val="222222"/>
                <w:sz w:val="24"/>
                <w:szCs w:val="24"/>
                <w:rtl w:val="0"/>
              </w:rPr>
              <w:t xml:space="preserve">Suposições/dependências</w:t>
            </w:r>
          </w:hyperlink>
          <w:r w:rsidDel="00000000" w:rsidR="00000000" w:rsidRPr="00000000">
            <w:rPr>
              <w:color w:val="222222"/>
              <w:sz w:val="24"/>
              <w:szCs w:val="24"/>
              <w:rtl w:val="0"/>
            </w:rPr>
            <w:tab/>
            <w:t xml:space="preserve">12</w:t>
          </w:r>
          <w:r w:rsidDel="00000000" w:rsidR="00000000" w:rsidRPr="00000000">
            <w:fldChar w:fldCharType="begin"/>
            <w:instrText xml:space="preserve"> HYPERLINK \l "_heading=h.3as4poj" </w:instrText>
            <w:fldChar w:fldCharType="separate"/>
          </w:r>
          <w:r w:rsidDel="00000000" w:rsidR="00000000" w:rsidRPr="00000000">
            <w:rPr>
              <w:rtl w:val="0"/>
            </w:rPr>
          </w:r>
        </w:p>
        <w:p w:rsidR="00000000" w:rsidDel="00000000" w:rsidP="00000000" w:rsidRDefault="00000000" w:rsidRPr="00000000" w14:paraId="00000065">
          <w:pPr>
            <w:tabs>
              <w:tab w:val="right" w:pos="9642"/>
            </w:tabs>
            <w:spacing w:before="60" w:line="240" w:lineRule="auto"/>
            <w:ind w:left="0" w:firstLine="0"/>
            <w:rPr>
              <w:color w:val="222222"/>
              <w:sz w:val="24"/>
              <w:szCs w:val="24"/>
            </w:rPr>
          </w:pPr>
          <w:r w:rsidDel="00000000" w:rsidR="00000000" w:rsidRPr="00000000">
            <w:fldChar w:fldCharType="end"/>
          </w:r>
          <w:r w:rsidDel="00000000" w:rsidR="00000000" w:rsidRPr="00000000">
            <w:rPr>
              <w:color w:val="222222"/>
              <w:rtl w:val="0"/>
            </w:rPr>
            <w:t xml:space="preserve">3.0 </w:t>
          </w:r>
          <w:hyperlink w:anchor="_heading=h.1pxezwc">
            <w:r w:rsidDel="00000000" w:rsidR="00000000" w:rsidRPr="00000000">
              <w:rPr>
                <w:b w:val="1"/>
                <w:color w:val="222222"/>
                <w:sz w:val="24"/>
                <w:szCs w:val="24"/>
                <w:rtl w:val="0"/>
              </w:rPr>
              <w:t xml:space="preserve">Requisitos de Usuários – Necessidades</w:t>
            </w:r>
          </w:hyperlink>
          <w:r w:rsidDel="00000000" w:rsidR="00000000" w:rsidRPr="00000000">
            <w:rPr>
              <w:color w:val="222222"/>
              <w:sz w:val="24"/>
              <w:szCs w:val="24"/>
              <w:rtl w:val="0"/>
            </w:rPr>
            <w:tab/>
            <w:t xml:space="preserve">12,13,14</w:t>
          </w:r>
          <w:r w:rsidDel="00000000" w:rsidR="00000000" w:rsidRPr="00000000">
            <w:fldChar w:fldCharType="begin"/>
            <w:instrText xml:space="preserve"> HYPERLINK \l "_heading=h.1pxezwc" </w:instrText>
            <w:fldChar w:fldCharType="separate"/>
          </w:r>
          <w:r w:rsidDel="00000000" w:rsidR="00000000" w:rsidRPr="00000000">
            <w:rPr>
              <w:rtl w:val="0"/>
            </w:rPr>
          </w:r>
        </w:p>
        <w:p w:rsidR="00000000" w:rsidDel="00000000" w:rsidP="00000000" w:rsidRDefault="00000000" w:rsidRPr="00000000" w14:paraId="00000066">
          <w:pPr>
            <w:tabs>
              <w:tab w:val="right" w:pos="9642"/>
            </w:tabs>
            <w:spacing w:before="60" w:line="240" w:lineRule="auto"/>
            <w:ind w:left="360" w:firstLine="0"/>
            <w:rPr>
              <w:color w:val="222222"/>
              <w:sz w:val="24"/>
              <w:szCs w:val="24"/>
            </w:rPr>
          </w:pPr>
          <w:r w:rsidDel="00000000" w:rsidR="00000000" w:rsidRPr="00000000">
            <w:fldChar w:fldCharType="end"/>
          </w:r>
          <w:hyperlink w:anchor="_heading=h.2p2csry">
            <w:r w:rsidDel="00000000" w:rsidR="00000000" w:rsidRPr="00000000">
              <w:rPr>
                <w:color w:val="222222"/>
                <w:sz w:val="24"/>
                <w:szCs w:val="24"/>
                <w:rtl w:val="0"/>
              </w:rPr>
              <w:t xml:space="preserve">Requisitos Funcionais</w:t>
            </w:r>
          </w:hyperlink>
          <w:r w:rsidDel="00000000" w:rsidR="00000000" w:rsidRPr="00000000">
            <w:rPr>
              <w:color w:val="222222"/>
              <w:sz w:val="24"/>
              <w:szCs w:val="24"/>
              <w:rtl w:val="0"/>
            </w:rPr>
            <w:tab/>
            <w:t xml:space="preserve">15,16,17,18,19,20,21,22,23,24,25,26,27</w:t>
          </w:r>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67">
          <w:pPr>
            <w:tabs>
              <w:tab w:val="right" w:pos="9642"/>
            </w:tabs>
            <w:spacing w:before="60" w:line="240" w:lineRule="auto"/>
            <w:ind w:left="360" w:firstLine="0"/>
            <w:rPr>
              <w:color w:val="222222"/>
              <w:sz w:val="24"/>
              <w:szCs w:val="24"/>
            </w:rPr>
          </w:pPr>
          <w:r w:rsidDel="00000000" w:rsidR="00000000" w:rsidRPr="00000000">
            <w:fldChar w:fldCharType="end"/>
          </w:r>
          <w:hyperlink w:anchor="_heading=h.3o7alnk">
            <w:r w:rsidDel="00000000" w:rsidR="00000000" w:rsidRPr="00000000">
              <w:rPr>
                <w:color w:val="222222"/>
                <w:sz w:val="24"/>
                <w:szCs w:val="24"/>
                <w:rtl w:val="0"/>
              </w:rPr>
              <w:t xml:space="preserve">Requisitos Qualidade ou Não Funcionais</w:t>
            </w:r>
          </w:hyperlink>
          <w:r w:rsidDel="00000000" w:rsidR="00000000" w:rsidRPr="00000000">
            <w:rPr>
              <w:color w:val="222222"/>
              <w:sz w:val="24"/>
              <w:szCs w:val="24"/>
              <w:rtl w:val="0"/>
            </w:rPr>
            <w:tab/>
            <w:t xml:space="preserve">27,28,29</w:t>
          </w:r>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68">
          <w:pPr>
            <w:tabs>
              <w:tab w:val="right" w:pos="9642"/>
            </w:tabs>
            <w:spacing w:before="60" w:line="240" w:lineRule="auto"/>
            <w:ind w:left="360" w:firstLine="0"/>
            <w:rPr>
              <w:color w:val="222222"/>
              <w:sz w:val="24"/>
              <w:szCs w:val="24"/>
            </w:rPr>
          </w:pPr>
          <w:r w:rsidDel="00000000" w:rsidR="00000000" w:rsidRPr="00000000">
            <w:fldChar w:fldCharType="end"/>
          </w:r>
          <w:hyperlink w:anchor="_heading=h.ihv636">
            <w:r w:rsidDel="00000000" w:rsidR="00000000" w:rsidRPr="00000000">
              <w:rPr>
                <w:color w:val="222222"/>
                <w:sz w:val="24"/>
                <w:szCs w:val="24"/>
                <w:rtl w:val="0"/>
              </w:rPr>
              <w:t xml:space="preserve">Regras de Domínio</w:t>
            </w:r>
          </w:hyperlink>
          <w:r w:rsidDel="00000000" w:rsidR="00000000" w:rsidRPr="00000000">
            <w:rPr>
              <w:color w:val="222222"/>
              <w:sz w:val="24"/>
              <w:szCs w:val="24"/>
              <w:rtl w:val="0"/>
            </w:rPr>
            <w:tab/>
          </w:r>
          <w:r w:rsidDel="00000000" w:rsidR="00000000" w:rsidRPr="00000000">
            <w:fldChar w:fldCharType="begin"/>
            <w:instrText xml:space="preserve"> HYPERLINK \l "_heading=h.ihv636" </w:instrText>
            <w:fldChar w:fldCharType="separate"/>
          </w:r>
          <w:r w:rsidDel="00000000" w:rsidR="00000000" w:rsidRPr="00000000">
            <w:rPr>
              <w:color w:val="222222"/>
              <w:sz w:val="24"/>
              <w:szCs w:val="24"/>
              <w:rtl w:val="0"/>
            </w:rPr>
            <w:t xml:space="preserve">14</w:t>
          </w:r>
        </w:p>
        <w:p w:rsidR="00000000" w:rsidDel="00000000" w:rsidP="00000000" w:rsidRDefault="00000000" w:rsidRPr="00000000" w14:paraId="00000069">
          <w:pPr>
            <w:tabs>
              <w:tab w:val="right" w:pos="9642"/>
            </w:tabs>
            <w:spacing w:before="60" w:line="240" w:lineRule="auto"/>
            <w:ind w:left="360" w:firstLine="0"/>
            <w:rPr>
              <w:color w:val="222222"/>
              <w:sz w:val="24"/>
              <w:szCs w:val="24"/>
            </w:rPr>
          </w:pPr>
          <w:r w:rsidDel="00000000" w:rsidR="00000000" w:rsidRPr="00000000">
            <w:fldChar w:fldCharType="end"/>
          </w:r>
          <w:hyperlink w:anchor="_heading=h.32hioqz">
            <w:r w:rsidDel="00000000" w:rsidR="00000000" w:rsidRPr="00000000">
              <w:rPr>
                <w:color w:val="222222"/>
                <w:sz w:val="24"/>
                <w:szCs w:val="24"/>
                <w:rtl w:val="0"/>
              </w:rPr>
              <w:t xml:space="preserve">Descrição dos Dados do Sistema</w:t>
            </w:r>
          </w:hyperlink>
          <w:r w:rsidDel="00000000" w:rsidR="00000000" w:rsidRPr="00000000">
            <w:rPr>
              <w:color w:val="222222"/>
              <w:sz w:val="24"/>
              <w:szCs w:val="24"/>
              <w:rtl w:val="0"/>
            </w:rPr>
            <w:tab/>
          </w:r>
          <w:r w:rsidDel="00000000" w:rsidR="00000000" w:rsidRPr="00000000">
            <w:fldChar w:fldCharType="begin"/>
            <w:instrText xml:space="preserve"> HYPERLINK \l "_heading=h.32hioqz" </w:instrText>
            <w:fldChar w:fldCharType="separate"/>
          </w:r>
          <w:r w:rsidDel="00000000" w:rsidR="00000000" w:rsidRPr="00000000">
            <w:rPr>
              <w:color w:val="222222"/>
              <w:sz w:val="24"/>
              <w:szCs w:val="24"/>
              <w:rtl w:val="0"/>
            </w:rPr>
            <w:t xml:space="preserve">15</w:t>
          </w:r>
        </w:p>
        <w:p w:rsidR="00000000" w:rsidDel="00000000" w:rsidP="00000000" w:rsidRDefault="00000000" w:rsidRPr="00000000" w14:paraId="0000006A">
          <w:pPr>
            <w:tabs>
              <w:tab w:val="right" w:pos="9642"/>
            </w:tabs>
            <w:spacing w:before="200" w:line="240" w:lineRule="auto"/>
            <w:rPr>
              <w:b w:val="1"/>
              <w:color w:val="222222"/>
              <w:sz w:val="24"/>
              <w:szCs w:val="24"/>
            </w:rPr>
          </w:pPr>
          <w:r w:rsidDel="00000000" w:rsidR="00000000" w:rsidRPr="00000000">
            <w:fldChar w:fldCharType="end"/>
          </w:r>
          <w:hyperlink w:anchor="_heading=h.2grqrue">
            <w:r w:rsidDel="00000000" w:rsidR="00000000" w:rsidRPr="00000000">
              <w:rPr>
                <w:b w:val="1"/>
                <w:color w:val="222222"/>
                <w:sz w:val="24"/>
                <w:szCs w:val="24"/>
                <w:rtl w:val="0"/>
              </w:rPr>
              <w:t xml:space="preserve">Diagrama de Casos de Uso</w:t>
            </w:r>
          </w:hyperlink>
          <w:r w:rsidDel="00000000" w:rsidR="00000000" w:rsidRPr="00000000">
            <w:rPr>
              <w:b w:val="1"/>
              <w:color w:val="222222"/>
              <w:sz w:val="24"/>
              <w:szCs w:val="24"/>
              <w:rtl w:val="0"/>
            </w:rPr>
            <w:tab/>
          </w:r>
          <w:r w:rsidDel="00000000" w:rsidR="00000000" w:rsidRPr="00000000">
            <w:fldChar w:fldCharType="begin"/>
            <w:instrText xml:space="preserve"> HYPERLINK \l "_heading=h.2grqrue" </w:instrText>
            <w:fldChar w:fldCharType="separate"/>
          </w:r>
          <w:r w:rsidDel="00000000" w:rsidR="00000000" w:rsidRPr="00000000">
            <w:rPr>
              <w:b w:val="1"/>
              <w:color w:val="222222"/>
              <w:sz w:val="24"/>
              <w:szCs w:val="24"/>
              <w:rtl w:val="0"/>
            </w:rPr>
            <w:t xml:space="preserve">17</w:t>
          </w:r>
        </w:p>
        <w:p w:rsidR="00000000" w:rsidDel="00000000" w:rsidP="00000000" w:rsidRDefault="00000000" w:rsidRPr="00000000" w14:paraId="0000006B">
          <w:pPr>
            <w:tabs>
              <w:tab w:val="right" w:pos="9642"/>
            </w:tabs>
            <w:spacing w:before="200" w:line="240" w:lineRule="auto"/>
            <w:rPr>
              <w:b w:val="1"/>
              <w:color w:val="222222"/>
              <w:sz w:val="24"/>
              <w:szCs w:val="24"/>
            </w:rPr>
          </w:pPr>
          <w:r w:rsidDel="00000000" w:rsidR="00000000" w:rsidRPr="00000000">
            <w:fldChar w:fldCharType="end"/>
          </w:r>
          <w:hyperlink w:anchor="_heading=h.3fwokq0">
            <w:r w:rsidDel="00000000" w:rsidR="00000000" w:rsidRPr="00000000">
              <w:rPr>
                <w:b w:val="1"/>
                <w:color w:val="222222"/>
                <w:sz w:val="24"/>
                <w:szCs w:val="24"/>
                <w:rtl w:val="0"/>
              </w:rPr>
              <w:t xml:space="preserve">Casos de Uso Descritivos</w:t>
            </w:r>
          </w:hyperlink>
          <w:r w:rsidDel="00000000" w:rsidR="00000000" w:rsidRPr="00000000">
            <w:rPr>
              <w:b w:val="1"/>
              <w:color w:val="222222"/>
              <w:sz w:val="24"/>
              <w:szCs w:val="24"/>
              <w:rtl w:val="0"/>
            </w:rPr>
            <w:tab/>
          </w:r>
          <w:r w:rsidDel="00000000" w:rsidR="00000000" w:rsidRPr="00000000">
            <w:fldChar w:fldCharType="begin"/>
            <w:instrText xml:space="preserve"> PAGEREF _heading=h.3fwokq0 \h </w:instrText>
            <w:fldChar w:fldCharType="separate"/>
          </w:r>
          <w:r w:rsidDel="00000000" w:rsidR="00000000" w:rsidRPr="00000000">
            <w:rPr>
              <w:b w:val="1"/>
              <w:color w:val="222222"/>
              <w:sz w:val="24"/>
              <w:szCs w:val="24"/>
              <w:rtl w:val="0"/>
            </w:rPr>
            <w:t xml:space="preserve">18</w:t>
          </w:r>
          <w:r w:rsidDel="00000000" w:rsidR="00000000" w:rsidRPr="00000000">
            <w:fldChar w:fldCharType="begin"/>
            <w:instrText xml:space="preserve"> HYPERLINK \l "_heading=h.2u6wntf"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
            </w:tabs>
            <w:spacing w:before="200" w:line="240" w:lineRule="auto"/>
            <w:rPr>
              <w:b w:val="1"/>
              <w:color w:val="222222"/>
              <w:sz w:val="24"/>
              <w:szCs w:val="24"/>
            </w:rPr>
          </w:pPr>
          <w:r w:rsidDel="00000000" w:rsidR="00000000" w:rsidRPr="00000000">
            <w:fldChar w:fldCharType="end"/>
          </w:r>
          <w:hyperlink w:anchor="_heading=h.3tbugp1">
            <w:r w:rsidDel="00000000" w:rsidR="00000000" w:rsidRPr="00000000">
              <w:rPr>
                <w:b w:val="1"/>
                <w:color w:val="222222"/>
                <w:sz w:val="24"/>
                <w:szCs w:val="24"/>
                <w:rtl w:val="0"/>
              </w:rPr>
              <w:t xml:space="preserve">Protótipo das Interfaces do Sistema</w:t>
            </w:r>
          </w:hyperlink>
          <w:r w:rsidDel="00000000" w:rsidR="00000000" w:rsidRPr="00000000">
            <w:rPr>
              <w:b w:val="1"/>
              <w:color w:val="222222"/>
              <w:sz w:val="24"/>
              <w:szCs w:val="24"/>
              <w:rtl w:val="0"/>
            </w:rPr>
            <w:tab/>
          </w:r>
          <w:r w:rsidDel="00000000" w:rsidR="00000000" w:rsidRPr="00000000">
            <w:fldChar w:fldCharType="begin"/>
            <w:instrText xml:space="preserve"> HYPERLINK \l "_heading=h.3tbugp1" </w:instrText>
            <w:fldChar w:fldCharType="separate"/>
          </w:r>
          <w:r w:rsidDel="00000000" w:rsidR="00000000" w:rsidRPr="00000000">
            <w:rPr>
              <w:b w:val="1"/>
              <w:color w:val="222222"/>
              <w:sz w:val="24"/>
              <w:szCs w:val="24"/>
              <w:rtl w:val="0"/>
            </w:rPr>
            <w:t xml:space="preserve">20</w:t>
          </w:r>
        </w:p>
        <w:p w:rsidR="00000000" w:rsidDel="00000000" w:rsidP="00000000" w:rsidRDefault="00000000" w:rsidRPr="00000000" w14:paraId="0000006D">
          <w:pPr>
            <w:tabs>
              <w:tab w:val="right" w:pos="9642"/>
            </w:tabs>
            <w:spacing w:before="200" w:line="240" w:lineRule="auto"/>
            <w:rPr>
              <w:b w:val="1"/>
              <w:color w:val="222222"/>
              <w:sz w:val="24"/>
              <w:szCs w:val="24"/>
            </w:rPr>
          </w:pPr>
          <w:r w:rsidDel="00000000" w:rsidR="00000000" w:rsidRPr="00000000">
            <w:fldChar w:fldCharType="end"/>
          </w:r>
          <w:hyperlink w:anchor="_heading=h.28h4qwu">
            <w:r w:rsidDel="00000000" w:rsidR="00000000" w:rsidRPr="00000000">
              <w:rPr>
                <w:b w:val="1"/>
                <w:color w:val="222222"/>
                <w:sz w:val="24"/>
                <w:szCs w:val="24"/>
                <w:rtl w:val="0"/>
              </w:rPr>
              <w:t xml:space="preserve">Ver Diagrama de Domínio</w:t>
            </w:r>
          </w:hyperlink>
          <w:r w:rsidDel="00000000" w:rsidR="00000000" w:rsidRPr="00000000">
            <w:rPr>
              <w:b w:val="1"/>
              <w:color w:val="222222"/>
              <w:sz w:val="24"/>
              <w:szCs w:val="24"/>
              <w:rtl w:val="0"/>
            </w:rPr>
            <w:tab/>
          </w:r>
          <w:r w:rsidDel="00000000" w:rsidR="00000000" w:rsidRPr="00000000">
            <w:fldChar w:fldCharType="begin"/>
            <w:instrText xml:space="preserve"> HYPERLINK \l "_heading=h.28h4qwu" </w:instrText>
            <w:fldChar w:fldCharType="separate"/>
          </w:r>
          <w:r w:rsidDel="00000000" w:rsidR="00000000" w:rsidRPr="00000000">
            <w:rPr>
              <w:b w:val="1"/>
              <w:color w:val="222222"/>
              <w:sz w:val="24"/>
              <w:szCs w:val="24"/>
              <w:rtl w:val="0"/>
            </w:rPr>
            <w:t xml:space="preserve">20</w:t>
          </w:r>
        </w:p>
        <w:p w:rsidR="00000000" w:rsidDel="00000000" w:rsidP="00000000" w:rsidRDefault="00000000" w:rsidRPr="00000000" w14:paraId="0000006E">
          <w:pPr>
            <w:tabs>
              <w:tab w:val="right" w:pos="9642"/>
            </w:tabs>
            <w:spacing w:before="200" w:line="240" w:lineRule="auto"/>
            <w:rPr>
              <w:b w:val="1"/>
              <w:color w:val="222222"/>
              <w:sz w:val="24"/>
              <w:szCs w:val="24"/>
            </w:rPr>
          </w:pPr>
          <w:r w:rsidDel="00000000" w:rsidR="00000000" w:rsidRPr="00000000">
            <w:fldChar w:fldCharType="end"/>
          </w:r>
          <w:hyperlink w:anchor="_heading=h.nmf14n">
            <w:r w:rsidDel="00000000" w:rsidR="00000000" w:rsidRPr="00000000">
              <w:rPr>
                <w:b w:val="1"/>
                <w:color w:val="222222"/>
                <w:sz w:val="24"/>
                <w:szCs w:val="24"/>
                <w:rtl w:val="0"/>
              </w:rPr>
              <w:t xml:space="preserve">Ver Diagrama de Classe</w:t>
            </w:r>
          </w:hyperlink>
          <w:r w:rsidDel="00000000" w:rsidR="00000000" w:rsidRPr="00000000">
            <w:rPr>
              <w:b w:val="1"/>
              <w:color w:val="222222"/>
              <w:sz w:val="24"/>
              <w:szCs w:val="24"/>
              <w:rtl w:val="0"/>
            </w:rPr>
            <w:tab/>
            <w:t xml:space="preserve">32</w:t>
          </w:r>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6F">
          <w:pPr>
            <w:tabs>
              <w:tab w:val="right" w:pos="9642"/>
            </w:tabs>
            <w:spacing w:after="80" w:before="200" w:line="240" w:lineRule="auto"/>
            <w:rPr>
              <w:b w:val="1"/>
              <w:color w:val="222222"/>
              <w:sz w:val="24"/>
              <w:szCs w:val="24"/>
            </w:rPr>
          </w:pPr>
          <w:r w:rsidDel="00000000" w:rsidR="00000000" w:rsidRPr="00000000">
            <w:fldChar w:fldCharType="end"/>
          </w:r>
          <w:hyperlink w:anchor="_heading=h.37m2jsg">
            <w:r w:rsidDel="00000000" w:rsidR="00000000" w:rsidRPr="00000000">
              <w:rPr>
                <w:b w:val="1"/>
                <w:color w:val="222222"/>
                <w:sz w:val="24"/>
                <w:szCs w:val="24"/>
                <w:rtl w:val="0"/>
              </w:rPr>
              <w:t xml:space="preserve">Apêndices</w:t>
            </w:r>
          </w:hyperlink>
          <w:r w:rsidDel="00000000" w:rsidR="00000000" w:rsidRPr="00000000">
            <w:rPr>
              <w:b w:val="1"/>
              <w:color w:val="222222"/>
              <w:sz w:val="24"/>
              <w:szCs w:val="24"/>
              <w:rtl w:val="0"/>
            </w:rPr>
            <w:tab/>
          </w:r>
          <w:r w:rsidDel="00000000" w:rsidR="00000000" w:rsidRPr="00000000">
            <w:fldChar w:fldCharType="begin"/>
            <w:instrText xml:space="preserve"> PAGEREF _heading=h.37m2jsg \h </w:instrText>
            <w:fldChar w:fldCharType="separate"/>
          </w:r>
          <w:r w:rsidDel="00000000" w:rsidR="00000000" w:rsidRPr="00000000">
            <w:rPr>
              <w:b w:val="1"/>
              <w:color w:val="222222"/>
              <w:sz w:val="24"/>
              <w:szCs w:val="24"/>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0">
      <w:pPr>
        <w:rPr>
          <w:color w:val="222222"/>
        </w:rPr>
        <w:sectPr>
          <w:type w:val="continuous"/>
          <w:pgSz w:h="16838" w:w="11906" w:orient="portrait"/>
          <w:pgMar w:bottom="1133" w:top="1133" w:left="1133" w:right="1133" w:header="720" w:footer="720"/>
        </w:sectPr>
      </w:pPr>
      <w:r w:rsidDel="00000000" w:rsidR="00000000" w:rsidRPr="00000000">
        <w:rPr>
          <w:rtl w:val="0"/>
        </w:rPr>
      </w:r>
    </w:p>
    <w:p w:rsidR="00000000" w:rsidDel="00000000" w:rsidP="00000000" w:rsidRDefault="00000000" w:rsidRPr="00000000" w14:paraId="00000071">
      <w:pPr>
        <w:pStyle w:val="Heading1"/>
        <w:ind w:firstLine="720"/>
        <w:rPr>
          <w:color w:val="222222"/>
        </w:rPr>
      </w:pPr>
      <w:bookmarkStart w:colFirst="0" w:colLast="0" w:name="_heading=h.gjdgxs" w:id="0"/>
      <w:bookmarkEnd w:id="0"/>
      <w:r w:rsidDel="00000000" w:rsidR="00000000" w:rsidRPr="00000000">
        <w:rPr>
          <w:color w:val="222222"/>
          <w:rtl w:val="0"/>
        </w:rPr>
        <w:t xml:space="preserve">Histórico de Revisão</w:t>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ind w:left="708" w:hanging="708"/>
        <w:rPr>
          <w:color w:val="222222"/>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Realizada a modelagem do banco de dados Conceitual. </w:t>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Realizada a modelagem do banco de dados lógico. </w:t>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Realizada a formalização da documentação TAP.</w:t>
      </w:r>
    </w:p>
    <w:p w:rsidR="00000000" w:rsidDel="00000000" w:rsidP="00000000" w:rsidRDefault="00000000" w:rsidRPr="00000000" w14:paraId="0000007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Realizada criação de interfaces </w:t>
      </w:r>
      <w:r w:rsidDel="00000000" w:rsidR="00000000" w:rsidRPr="00000000">
        <w:rPr>
          <w:color w:val="222222"/>
          <w:sz w:val="24"/>
          <w:szCs w:val="24"/>
          <w:rtl w:val="0"/>
        </w:rPr>
        <w:t xml:space="preserve">de software.</w:t>
      </w: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 </w:t>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Definição dos requisitos de usuários.</w:t>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916" w:right="0" w:hanging="360"/>
        <w:jc w:val="both"/>
        <w:rPr>
          <w:rFonts w:ascii="Arial" w:cs="Arial" w:eastAsia="Arial" w:hAnsi="Arial"/>
          <w:b w:val="0"/>
          <w:i w:val="0"/>
          <w:smallCaps w:val="0"/>
          <w:strike w:val="0"/>
          <w:color w:val="222222"/>
          <w:sz w:val="24"/>
          <w:szCs w:val="24"/>
          <w:shd w:fill="auto" w:val="clear"/>
          <w:vertAlign w:val="baseline"/>
        </w:rPr>
      </w:pPr>
      <w:r w:rsidDel="00000000" w:rsidR="00000000" w:rsidRPr="00000000">
        <w:rPr>
          <w:rFonts w:ascii="Arial" w:cs="Arial" w:eastAsia="Arial" w:hAnsi="Arial"/>
          <w:b w:val="0"/>
          <w:i w:val="0"/>
          <w:smallCaps w:val="0"/>
          <w:strike w:val="0"/>
          <w:color w:val="222222"/>
          <w:sz w:val="24"/>
          <w:szCs w:val="24"/>
          <w:u w:val="none"/>
          <w:shd w:fill="auto" w:val="clear"/>
          <w:vertAlign w:val="baseline"/>
          <w:rtl w:val="0"/>
        </w:rPr>
        <w:t xml:space="preserve">Definição dos requisitos não funcionais.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sz w:val="24"/>
          <w:szCs w:val="24"/>
        </w:rPr>
      </w:pPr>
      <w:r w:rsidDel="00000000" w:rsidR="00000000" w:rsidRPr="00000000">
        <w:rPr>
          <w:rtl w:val="0"/>
        </w:rPr>
      </w:r>
    </w:p>
    <w:p w:rsidR="00000000" w:rsidDel="00000000" w:rsidP="00000000" w:rsidRDefault="00000000" w:rsidRPr="00000000" w14:paraId="0000007A">
      <w:pPr>
        <w:spacing w:line="360" w:lineRule="auto"/>
        <w:ind w:firstLine="709"/>
        <w:jc w:val="both"/>
        <w:rPr>
          <w:i w:val="1"/>
          <w:color w:val="222222"/>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7C">
      <w:pPr>
        <w:ind w:left="709" w:firstLine="0"/>
        <w:rPr>
          <w:color w:val="222222"/>
          <w:sz w:val="24"/>
          <w:szCs w:val="24"/>
        </w:rPr>
      </w:pPr>
      <w:r w:rsidDel="00000000" w:rsidR="00000000" w:rsidRPr="00000000">
        <w:rPr>
          <w:rtl w:val="0"/>
        </w:rPr>
      </w:r>
    </w:p>
    <w:p w:rsidR="00000000" w:rsidDel="00000000" w:rsidP="00000000" w:rsidRDefault="00000000" w:rsidRPr="00000000" w14:paraId="0000007D">
      <w:pPr>
        <w:rPr>
          <w:color w:val="222222"/>
          <w:sz w:val="24"/>
          <w:szCs w:val="24"/>
        </w:rPr>
      </w:pPr>
      <w:r w:rsidDel="00000000" w:rsidR="00000000" w:rsidRPr="00000000">
        <w:rPr>
          <w:rtl w:val="0"/>
        </w:rPr>
      </w:r>
    </w:p>
    <w:p w:rsidR="00000000" w:rsidDel="00000000" w:rsidP="00000000" w:rsidRDefault="00000000" w:rsidRPr="00000000" w14:paraId="0000007E">
      <w:pPr>
        <w:pStyle w:val="Heading1"/>
        <w:numPr>
          <w:ilvl w:val="0"/>
          <w:numId w:val="2"/>
        </w:numPr>
        <w:ind w:left="1440" w:hanging="360"/>
        <w:rPr>
          <w:color w:val="222222"/>
        </w:rPr>
      </w:pPr>
      <w:bookmarkStart w:colFirst="0" w:colLast="0" w:name="_heading=h.30j0zll" w:id="1"/>
      <w:bookmarkEnd w:id="1"/>
      <w:r w:rsidDel="00000000" w:rsidR="00000000" w:rsidRPr="00000000">
        <w:rPr>
          <w:color w:val="222222"/>
          <w:rtl w:val="0"/>
        </w:rPr>
        <w:t xml:space="preserve">Introdução</w:t>
      </w:r>
    </w:p>
    <w:p w:rsidR="00000000" w:rsidDel="00000000" w:rsidP="00000000" w:rsidRDefault="00000000" w:rsidRPr="00000000" w14:paraId="0000007F">
      <w:pPr>
        <w:spacing w:line="360" w:lineRule="auto"/>
        <w:jc w:val="both"/>
        <w:rPr>
          <w:color w:val="222222"/>
          <w:sz w:val="24"/>
          <w:szCs w:val="24"/>
        </w:rPr>
      </w:pPr>
      <w:r w:rsidDel="00000000" w:rsidR="00000000" w:rsidRPr="00000000">
        <w:rPr>
          <w:rtl w:val="0"/>
        </w:rPr>
      </w:r>
    </w:p>
    <w:p w:rsidR="00000000" w:rsidDel="00000000" w:rsidP="00000000" w:rsidRDefault="00000000" w:rsidRPr="00000000" w14:paraId="00000080">
      <w:pPr>
        <w:spacing w:line="360" w:lineRule="auto"/>
        <w:ind w:left="567" w:firstLine="567"/>
        <w:jc w:val="both"/>
        <w:rPr>
          <w:color w:val="222222"/>
          <w:sz w:val="24"/>
          <w:szCs w:val="24"/>
        </w:rPr>
      </w:pPr>
      <w:r w:rsidDel="00000000" w:rsidR="00000000" w:rsidRPr="00000000">
        <w:rPr>
          <w:color w:val="222222"/>
          <w:sz w:val="24"/>
          <w:szCs w:val="24"/>
          <w:rtl w:val="0"/>
        </w:rPr>
        <w:t xml:space="preserve"> Este documento visa esclarecer conteúdos específicos de como foi realizada de forma clara e abrangente a construção do software </w:t>
      </w:r>
      <w:r w:rsidDel="00000000" w:rsidR="00000000" w:rsidRPr="00000000">
        <w:rPr>
          <w:color w:val="222222"/>
          <w:sz w:val="24"/>
          <w:szCs w:val="24"/>
          <w:rtl w:val="0"/>
        </w:rPr>
        <w:t xml:space="preserve">Bovina Info e seus requisitos, tais como citados na documentação. </w:t>
      </w:r>
    </w:p>
    <w:p w:rsidR="00000000" w:rsidDel="00000000" w:rsidP="00000000" w:rsidRDefault="00000000" w:rsidRPr="00000000" w14:paraId="00000081">
      <w:pPr>
        <w:spacing w:line="360" w:lineRule="auto"/>
        <w:ind w:left="567" w:firstLine="567"/>
        <w:jc w:val="both"/>
        <w:rPr>
          <w:color w:val="222222"/>
          <w:sz w:val="24"/>
          <w:szCs w:val="24"/>
        </w:rPr>
      </w:pPr>
      <w:r w:rsidDel="00000000" w:rsidR="00000000" w:rsidRPr="00000000">
        <w:rPr>
          <w:color w:val="222222"/>
          <w:sz w:val="24"/>
          <w:szCs w:val="24"/>
          <w:rtl w:val="0"/>
        </w:rPr>
        <w:t xml:space="preserve">A forma de como foi realizada a produção do software, separada por versões, estando contundente com as informações inseridas na documentação da PI anexada no projeto do professor Heuber. </w:t>
      </w:r>
    </w:p>
    <w:p w:rsidR="00000000" w:rsidDel="00000000" w:rsidP="00000000" w:rsidRDefault="00000000" w:rsidRPr="00000000" w14:paraId="00000082">
      <w:pPr>
        <w:spacing w:line="360" w:lineRule="auto"/>
        <w:ind w:left="567" w:firstLine="567"/>
        <w:jc w:val="both"/>
        <w:rPr>
          <w:color w:val="222222"/>
          <w:sz w:val="24"/>
          <w:szCs w:val="24"/>
        </w:rPr>
      </w:pPr>
      <w:r w:rsidDel="00000000" w:rsidR="00000000" w:rsidRPr="00000000">
        <w:rPr>
          <w:color w:val="222222"/>
          <w:sz w:val="24"/>
          <w:szCs w:val="24"/>
          <w:rtl w:val="0"/>
        </w:rPr>
        <w:t xml:space="preserve">Apresentando prints de como são os layouts do sistema por blocos, apresentar as funcionalidades que existem no sistema, características de cada usuário informando os tipos de usuários que estão aptos a utilizarem o sistema. </w:t>
      </w:r>
    </w:p>
    <w:p w:rsidR="00000000" w:rsidDel="00000000" w:rsidP="00000000" w:rsidRDefault="00000000" w:rsidRPr="00000000" w14:paraId="00000083">
      <w:pPr>
        <w:spacing w:line="360" w:lineRule="auto"/>
        <w:ind w:left="567" w:firstLine="567"/>
        <w:jc w:val="both"/>
        <w:rPr>
          <w:color w:val="222222"/>
          <w:sz w:val="24"/>
          <w:szCs w:val="24"/>
          <w:shd w:fill="f8f9fa" w:val="clear"/>
        </w:rPr>
      </w:pPr>
      <w:r w:rsidDel="00000000" w:rsidR="00000000" w:rsidRPr="00000000">
        <w:rPr>
          <w:color w:val="222222"/>
          <w:sz w:val="24"/>
          <w:szCs w:val="24"/>
          <w:rtl w:val="0"/>
        </w:rPr>
        <w:t xml:space="preserve">Particionar os requisitos funcionais, de usuários, requisitos de qualidade e dentre outros, </w:t>
      </w:r>
      <w:r w:rsidDel="00000000" w:rsidR="00000000" w:rsidRPr="00000000">
        <w:rPr>
          <w:color w:val="222222"/>
          <w:sz w:val="24"/>
          <w:szCs w:val="24"/>
          <w:highlight w:val="white"/>
          <w:rtl w:val="0"/>
        </w:rPr>
        <w:t xml:space="preserve">descrever o comportamento externo e interno do aplicativo. As restrições do projeto como tais limitações, requisitos de hardware para obter acesso ao sistema e outros fatores necessários para fornecer uma visão completa e abrangente dos requisitos do software.</w:t>
      </w:r>
      <w:r w:rsidDel="00000000" w:rsidR="00000000" w:rsidRPr="00000000">
        <w:rPr>
          <w:rtl w:val="0"/>
        </w:rPr>
      </w:r>
    </w:p>
    <w:p w:rsidR="00000000" w:rsidDel="00000000" w:rsidP="00000000" w:rsidRDefault="00000000" w:rsidRPr="00000000" w14:paraId="00000084">
      <w:pPr>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85">
      <w:pPr>
        <w:pStyle w:val="Heading2"/>
        <w:ind w:left="0" w:firstLine="0"/>
        <w:rPr>
          <w:color w:val="222222"/>
        </w:rPr>
      </w:pPr>
      <w:bookmarkStart w:colFirst="0" w:colLast="0" w:name="_heading=h.c9rz2vrs8mv3" w:id="2"/>
      <w:bookmarkEnd w:id="2"/>
      <w:r w:rsidDel="00000000" w:rsidR="00000000" w:rsidRPr="00000000">
        <w:rPr>
          <w:rtl w:val="0"/>
        </w:rPr>
      </w:r>
    </w:p>
    <w:p w:rsidR="00000000" w:rsidDel="00000000" w:rsidP="00000000" w:rsidRDefault="00000000" w:rsidRPr="00000000" w14:paraId="00000086">
      <w:pPr>
        <w:pStyle w:val="Heading2"/>
        <w:ind w:firstLine="720"/>
        <w:rPr>
          <w:b w:val="1"/>
          <w:color w:val="222222"/>
          <w:sz w:val="26"/>
          <w:szCs w:val="26"/>
        </w:rPr>
      </w:pPr>
      <w:bookmarkStart w:colFirst="0" w:colLast="0" w:name="_heading=h.t6dyhpg3apm9" w:id="3"/>
      <w:bookmarkEnd w:id="3"/>
      <w:r w:rsidDel="00000000" w:rsidR="00000000" w:rsidRPr="00000000">
        <w:rPr>
          <w:b w:val="1"/>
          <w:color w:val="222222"/>
          <w:sz w:val="26"/>
          <w:szCs w:val="26"/>
          <w:rtl w:val="0"/>
        </w:rPr>
        <w:t xml:space="preserve">1.1 Objetivo Geral</w:t>
      </w:r>
    </w:p>
    <w:p w:rsidR="00000000" w:rsidDel="00000000" w:rsidP="00000000" w:rsidRDefault="00000000" w:rsidRPr="00000000" w14:paraId="00000087">
      <w:pPr>
        <w:spacing w:line="360" w:lineRule="auto"/>
        <w:ind w:left="20" w:firstLine="689"/>
        <w:jc w:val="both"/>
        <w:rPr>
          <w:color w:val="222222"/>
          <w:sz w:val="24"/>
          <w:szCs w:val="24"/>
        </w:rPr>
      </w:pPr>
      <w:r w:rsidDel="00000000" w:rsidR="00000000" w:rsidRPr="00000000">
        <w:rPr>
          <w:rtl w:val="0"/>
        </w:rPr>
      </w:r>
    </w:p>
    <w:p w:rsidR="00000000" w:rsidDel="00000000" w:rsidP="00000000" w:rsidRDefault="00000000" w:rsidRPr="00000000" w14:paraId="00000088">
      <w:pPr>
        <w:spacing w:line="360" w:lineRule="auto"/>
        <w:ind w:left="20" w:firstLine="689"/>
        <w:jc w:val="both"/>
        <w:rPr>
          <w:color w:val="222222"/>
          <w:sz w:val="24"/>
          <w:szCs w:val="24"/>
        </w:rPr>
      </w:pPr>
      <w:r w:rsidDel="00000000" w:rsidR="00000000" w:rsidRPr="00000000">
        <w:rPr>
          <w:color w:val="222222"/>
          <w:sz w:val="24"/>
          <w:szCs w:val="24"/>
          <w:rtl w:val="0"/>
        </w:rPr>
        <w:t xml:space="preserve">Alguns dos principais objetivos da ERS, é deixar o leitor completamente informado das características do sistema, fornecendo assim todo o material contundente ao software. Foram definidos como stakeholders todos os envolvidos diretamente com construção e documentação do sistema Bovina Info.  </w:t>
      </w:r>
    </w:p>
    <w:p w:rsidR="00000000" w:rsidDel="00000000" w:rsidP="00000000" w:rsidRDefault="00000000" w:rsidRPr="00000000" w14:paraId="00000089">
      <w:pPr>
        <w:spacing w:line="360" w:lineRule="auto"/>
        <w:ind w:left="20" w:firstLine="689"/>
        <w:jc w:val="both"/>
        <w:rPr>
          <w:color w:val="222222"/>
          <w:sz w:val="24"/>
          <w:szCs w:val="24"/>
          <w:highlight w:val="white"/>
        </w:rPr>
      </w:pPr>
      <w:r w:rsidDel="00000000" w:rsidR="00000000" w:rsidRPr="00000000">
        <w:rPr>
          <w:color w:val="222222"/>
          <w:sz w:val="24"/>
          <w:szCs w:val="24"/>
          <w:rtl w:val="0"/>
        </w:rPr>
        <w:t xml:space="preserve">A definição dos requisitos também são citadas na documentação, sendo também um objetivo muito importante para realizar o procedimento de construção do software. </w:t>
      </w:r>
      <w:r w:rsidDel="00000000" w:rsidR="00000000" w:rsidRPr="00000000">
        <w:rPr>
          <w:color w:val="222222"/>
          <w:sz w:val="24"/>
          <w:szCs w:val="24"/>
          <w:shd w:fill="f8f9fa" w:val="clear"/>
          <w:rtl w:val="0"/>
        </w:rPr>
        <w:t xml:space="preserve">Realizar a divisão dos requisitos como funcionais, de usuários, requisitos de qualidade, requisitos de hardware, requisitos específicos, dentre outros </w:t>
      </w:r>
      <w:r w:rsidDel="00000000" w:rsidR="00000000" w:rsidRPr="00000000">
        <w:rPr>
          <w:color w:val="222222"/>
          <w:sz w:val="24"/>
          <w:szCs w:val="24"/>
          <w:highlight w:val="white"/>
          <w:rtl w:val="0"/>
        </w:rPr>
        <w:t xml:space="preserve">descrever o comportamento externo e interno do aplicativo.</w:t>
      </w:r>
    </w:p>
    <w:p w:rsidR="00000000" w:rsidDel="00000000" w:rsidP="00000000" w:rsidRDefault="00000000" w:rsidRPr="00000000" w14:paraId="0000008A">
      <w:pPr>
        <w:spacing w:line="360" w:lineRule="auto"/>
        <w:ind w:left="20" w:firstLine="689"/>
        <w:jc w:val="both"/>
        <w:rPr>
          <w:color w:val="222222"/>
          <w:sz w:val="24"/>
          <w:szCs w:val="24"/>
        </w:rPr>
      </w:pPr>
      <w:r w:rsidDel="00000000" w:rsidR="00000000" w:rsidRPr="00000000">
        <w:rPr>
          <w:color w:val="222222"/>
          <w:sz w:val="24"/>
          <w:szCs w:val="24"/>
          <w:rtl w:val="0"/>
        </w:rPr>
        <w:t xml:space="preserve"> O Bovina Info, oferece melhor funcionamento de gestão para produtores e agrônomos, através de funcionalidades como, cadastro de pessoas, cadastrar patrimônios (fazendas, chácaras), cadastrar animais. Pode ser interpretado como um sistema automatizado de bastante utilidade para as empresas já citadas no documento.</w:t>
      </w:r>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8B">
      <w:pPr>
        <w:pStyle w:val="Heading2"/>
        <w:ind w:firstLine="720"/>
        <w:rPr>
          <w:color w:val="222222"/>
        </w:rPr>
      </w:pPr>
      <w:bookmarkStart w:colFirst="0" w:colLast="0" w:name="_heading=h.2et92p0" w:id="4"/>
      <w:bookmarkEnd w:id="4"/>
      <w:r w:rsidDel="00000000" w:rsidR="00000000" w:rsidRPr="00000000">
        <w:rPr>
          <w:rtl w:val="0"/>
        </w:rPr>
      </w:r>
    </w:p>
    <w:p w:rsidR="00000000" w:rsidDel="00000000" w:rsidP="00000000" w:rsidRDefault="00000000" w:rsidRPr="00000000" w14:paraId="0000008C">
      <w:pPr>
        <w:pStyle w:val="Heading2"/>
        <w:ind w:firstLine="720"/>
        <w:rPr>
          <w:color w:val="222222"/>
        </w:rPr>
      </w:pPr>
      <w:bookmarkStart w:colFirst="0" w:colLast="0" w:name="_heading=h.ybi3i2ved477" w:id="5"/>
      <w:bookmarkEnd w:id="5"/>
      <w:r w:rsidDel="00000000" w:rsidR="00000000" w:rsidRPr="00000000">
        <w:rPr>
          <w:rtl w:val="0"/>
        </w:rPr>
      </w:r>
    </w:p>
    <w:p w:rsidR="00000000" w:rsidDel="00000000" w:rsidP="00000000" w:rsidRDefault="00000000" w:rsidRPr="00000000" w14:paraId="0000008D">
      <w:pPr>
        <w:pStyle w:val="Heading2"/>
        <w:ind w:firstLine="720"/>
        <w:rPr>
          <w:color w:val="222222"/>
        </w:rPr>
      </w:pPr>
      <w:bookmarkStart w:colFirst="0" w:colLast="0" w:name="_heading=h.eql037trplwq" w:id="6"/>
      <w:bookmarkEnd w:id="6"/>
      <w:r w:rsidDel="00000000" w:rsidR="00000000" w:rsidRPr="00000000">
        <w:rPr>
          <w:rtl w:val="0"/>
        </w:rPr>
      </w:r>
    </w:p>
    <w:p w:rsidR="00000000" w:rsidDel="00000000" w:rsidP="00000000" w:rsidRDefault="00000000" w:rsidRPr="00000000" w14:paraId="0000008E">
      <w:pPr>
        <w:rPr>
          <w:color w:val="222222"/>
        </w:rPr>
      </w:pPr>
      <w:r w:rsidDel="00000000" w:rsidR="00000000" w:rsidRPr="00000000">
        <w:rPr>
          <w:rtl w:val="0"/>
        </w:rPr>
      </w:r>
    </w:p>
    <w:p w:rsidR="00000000" w:rsidDel="00000000" w:rsidP="00000000" w:rsidRDefault="00000000" w:rsidRPr="00000000" w14:paraId="0000008F">
      <w:pPr>
        <w:rPr>
          <w:color w:val="222222"/>
        </w:rPr>
      </w:pPr>
      <w:r w:rsidDel="00000000" w:rsidR="00000000" w:rsidRPr="00000000">
        <w:rPr>
          <w:rtl w:val="0"/>
        </w:rPr>
      </w:r>
    </w:p>
    <w:p w:rsidR="00000000" w:rsidDel="00000000" w:rsidP="00000000" w:rsidRDefault="00000000" w:rsidRPr="00000000" w14:paraId="00000090">
      <w:pPr>
        <w:rPr>
          <w:color w:val="222222"/>
        </w:rPr>
      </w:pPr>
      <w:r w:rsidDel="00000000" w:rsidR="00000000" w:rsidRPr="00000000">
        <w:rPr>
          <w:rtl w:val="0"/>
        </w:rPr>
      </w:r>
    </w:p>
    <w:p w:rsidR="00000000" w:rsidDel="00000000" w:rsidP="00000000" w:rsidRDefault="00000000" w:rsidRPr="00000000" w14:paraId="00000091">
      <w:pPr>
        <w:rPr>
          <w:color w:val="222222"/>
        </w:rPr>
      </w:pPr>
      <w:r w:rsidDel="00000000" w:rsidR="00000000" w:rsidRPr="00000000">
        <w:rPr>
          <w:rtl w:val="0"/>
        </w:rPr>
      </w:r>
    </w:p>
    <w:p w:rsidR="00000000" w:rsidDel="00000000" w:rsidP="00000000" w:rsidRDefault="00000000" w:rsidRPr="00000000" w14:paraId="00000092">
      <w:pPr>
        <w:rPr>
          <w:color w:val="222222"/>
        </w:rPr>
      </w:pPr>
      <w:r w:rsidDel="00000000" w:rsidR="00000000" w:rsidRPr="00000000">
        <w:rPr>
          <w:rtl w:val="0"/>
        </w:rPr>
      </w:r>
    </w:p>
    <w:p w:rsidR="00000000" w:rsidDel="00000000" w:rsidP="00000000" w:rsidRDefault="00000000" w:rsidRPr="00000000" w14:paraId="00000093">
      <w:pPr>
        <w:rPr>
          <w:color w:val="222222"/>
        </w:rPr>
      </w:pPr>
      <w:r w:rsidDel="00000000" w:rsidR="00000000" w:rsidRPr="00000000">
        <w:rPr>
          <w:rtl w:val="0"/>
        </w:rPr>
      </w:r>
    </w:p>
    <w:p w:rsidR="00000000" w:rsidDel="00000000" w:rsidP="00000000" w:rsidRDefault="00000000" w:rsidRPr="00000000" w14:paraId="00000094">
      <w:pPr>
        <w:pStyle w:val="Heading2"/>
        <w:ind w:firstLine="720"/>
        <w:rPr>
          <w:b w:val="1"/>
          <w:color w:val="222222"/>
          <w:sz w:val="26"/>
          <w:szCs w:val="26"/>
        </w:rPr>
      </w:pPr>
      <w:bookmarkStart w:colFirst="0" w:colLast="0" w:name="_heading=h.d1gx2qcpyfn6" w:id="7"/>
      <w:bookmarkEnd w:id="7"/>
      <w:r w:rsidDel="00000000" w:rsidR="00000000" w:rsidRPr="00000000">
        <w:rPr>
          <w:rtl w:val="0"/>
        </w:rPr>
      </w:r>
    </w:p>
    <w:p w:rsidR="00000000" w:rsidDel="00000000" w:rsidP="00000000" w:rsidRDefault="00000000" w:rsidRPr="00000000" w14:paraId="00000095">
      <w:pPr>
        <w:pStyle w:val="Heading2"/>
        <w:ind w:firstLine="720"/>
        <w:rPr>
          <w:b w:val="1"/>
          <w:color w:val="222222"/>
          <w:sz w:val="26"/>
          <w:szCs w:val="26"/>
        </w:rPr>
      </w:pPr>
      <w:bookmarkStart w:colFirst="0" w:colLast="0" w:name="_heading=h.he4j0ko4ras8" w:id="8"/>
      <w:bookmarkEnd w:id="8"/>
      <w:r w:rsidDel="00000000" w:rsidR="00000000" w:rsidRPr="00000000">
        <w:rPr>
          <w:b w:val="1"/>
          <w:color w:val="222222"/>
          <w:sz w:val="26"/>
          <w:szCs w:val="26"/>
          <w:rtl w:val="0"/>
        </w:rPr>
        <w:t xml:space="preserve">1.2 Objetivo Específico (escopo)</w:t>
      </w:r>
    </w:p>
    <w:p w:rsidR="00000000" w:rsidDel="00000000" w:rsidP="00000000" w:rsidRDefault="00000000" w:rsidRPr="00000000" w14:paraId="00000096">
      <w:pPr>
        <w:rPr>
          <w:color w:val="222222"/>
          <w:sz w:val="24"/>
          <w:szCs w:val="24"/>
        </w:rPr>
      </w:pPr>
      <w:r w:rsidDel="00000000" w:rsidR="00000000" w:rsidRPr="00000000">
        <w:rPr>
          <w:rtl w:val="0"/>
        </w:rPr>
      </w:r>
    </w:p>
    <w:p w:rsidR="00000000" w:rsidDel="00000000" w:rsidP="00000000" w:rsidRDefault="00000000" w:rsidRPr="00000000" w14:paraId="00000097">
      <w:pPr>
        <w:rPr>
          <w:color w:val="222222"/>
          <w:sz w:val="24"/>
          <w:szCs w:val="24"/>
        </w:rPr>
      </w:pPr>
      <w:r w:rsidDel="00000000" w:rsidR="00000000" w:rsidRPr="00000000">
        <w:rPr>
          <w:rtl w:val="0"/>
        </w:rPr>
      </w:r>
    </w:p>
    <w:p w:rsidR="00000000" w:rsidDel="00000000" w:rsidP="00000000" w:rsidRDefault="00000000" w:rsidRPr="00000000" w14:paraId="00000098">
      <w:pPr>
        <w:widowControl w:val="0"/>
        <w:numPr>
          <w:ilvl w:val="0"/>
          <w:numId w:val="4"/>
        </w:numPr>
        <w:spacing w:line="360" w:lineRule="auto"/>
        <w:ind w:left="1429" w:hanging="360"/>
        <w:rPr>
          <w:rFonts w:ascii="Arial" w:cs="Arial" w:eastAsia="Arial" w:hAnsi="Arial"/>
          <w:color w:val="222222"/>
          <w:sz w:val="24"/>
          <w:szCs w:val="24"/>
        </w:rPr>
      </w:pPr>
      <w:r w:rsidDel="00000000" w:rsidR="00000000" w:rsidRPr="00000000">
        <w:rPr>
          <w:color w:val="222222"/>
          <w:sz w:val="24"/>
          <w:szCs w:val="24"/>
          <w:rtl w:val="0"/>
        </w:rPr>
        <w:t xml:space="preserve">Sistema para gestão rural.</w:t>
      </w:r>
    </w:p>
    <w:p w:rsidR="00000000" w:rsidDel="00000000" w:rsidP="00000000" w:rsidRDefault="00000000" w:rsidRPr="00000000" w14:paraId="00000099">
      <w:pPr>
        <w:rPr>
          <w:color w:val="222222"/>
          <w:sz w:val="24"/>
          <w:szCs w:val="24"/>
        </w:rPr>
      </w:pPr>
      <w:r w:rsidDel="00000000" w:rsidR="00000000" w:rsidRPr="00000000">
        <w:rPr>
          <w:rtl w:val="0"/>
        </w:rPr>
      </w:r>
    </w:p>
    <w:p w:rsidR="00000000" w:rsidDel="00000000" w:rsidP="00000000" w:rsidRDefault="00000000" w:rsidRPr="00000000" w14:paraId="0000009A">
      <w:pPr>
        <w:widowControl w:val="0"/>
        <w:numPr>
          <w:ilvl w:val="0"/>
          <w:numId w:val="5"/>
        </w:numPr>
        <w:spacing w:line="360" w:lineRule="auto"/>
        <w:ind w:left="1429" w:hanging="360"/>
        <w:jc w:val="both"/>
        <w:rPr>
          <w:rFonts w:ascii="Arial" w:cs="Arial" w:eastAsia="Arial" w:hAnsi="Arial"/>
          <w:color w:val="222222"/>
          <w:sz w:val="24"/>
          <w:szCs w:val="24"/>
        </w:rPr>
      </w:pPr>
      <w:r w:rsidDel="00000000" w:rsidR="00000000" w:rsidRPr="00000000">
        <w:rPr>
          <w:color w:val="222222"/>
          <w:sz w:val="24"/>
          <w:szCs w:val="24"/>
          <w:rtl w:val="0"/>
        </w:rPr>
        <w:t xml:space="preserve">O sistema terá funções como, cadastro de pessoas, cadastro de patrimônios, cadastros de animais, controle de registro de produção, relatório dos dados de produção por animal. </w:t>
      </w:r>
    </w:p>
    <w:p w:rsidR="00000000" w:rsidDel="00000000" w:rsidP="00000000" w:rsidRDefault="00000000" w:rsidRPr="00000000" w14:paraId="0000009B">
      <w:pPr>
        <w:rPr>
          <w:color w:val="222222"/>
          <w:sz w:val="24"/>
          <w:szCs w:val="24"/>
        </w:rPr>
      </w:pPr>
      <w:r w:rsidDel="00000000" w:rsidR="00000000" w:rsidRPr="00000000">
        <w:rPr>
          <w:rtl w:val="0"/>
        </w:rPr>
      </w:r>
    </w:p>
    <w:p w:rsidR="00000000" w:rsidDel="00000000" w:rsidP="00000000" w:rsidRDefault="00000000" w:rsidRPr="00000000" w14:paraId="0000009C">
      <w:pPr>
        <w:widowControl w:val="0"/>
        <w:numPr>
          <w:ilvl w:val="0"/>
          <w:numId w:val="10"/>
        </w:numPr>
        <w:spacing w:line="360" w:lineRule="auto"/>
        <w:ind w:left="1429" w:hanging="360"/>
        <w:rPr>
          <w:rFonts w:ascii="Arial" w:cs="Arial" w:eastAsia="Arial" w:hAnsi="Arial"/>
          <w:color w:val="222222"/>
          <w:sz w:val="24"/>
          <w:szCs w:val="24"/>
        </w:rPr>
      </w:pPr>
      <w:r w:rsidDel="00000000" w:rsidR="00000000" w:rsidRPr="00000000">
        <w:rPr>
          <w:color w:val="222222"/>
          <w:sz w:val="24"/>
          <w:szCs w:val="24"/>
          <w:rtl w:val="0"/>
        </w:rPr>
        <w:t xml:space="preserve">O software desenvolvido é simples de ser utilizado e visa a eficiência para os usuários que o utilizarem, ele contém todas funções no qual um produtor rural deve possuir melhorando sua gestão.</w:t>
      </w:r>
    </w:p>
    <w:p w:rsidR="00000000" w:rsidDel="00000000" w:rsidP="00000000" w:rsidRDefault="00000000" w:rsidRPr="00000000" w14:paraId="0000009D">
      <w:pPr>
        <w:widowControl w:val="0"/>
        <w:spacing w:line="360" w:lineRule="auto"/>
        <w:ind w:left="1429" w:firstLine="0"/>
        <w:rPr>
          <w:color w:val="222222"/>
          <w:sz w:val="24"/>
          <w:szCs w:val="24"/>
        </w:rPr>
      </w:pPr>
      <w:r w:rsidDel="00000000" w:rsidR="00000000" w:rsidRPr="00000000">
        <w:rPr>
          <w:rtl w:val="0"/>
        </w:rPr>
      </w:r>
    </w:p>
    <w:p w:rsidR="00000000" w:rsidDel="00000000" w:rsidP="00000000" w:rsidRDefault="00000000" w:rsidRPr="00000000" w14:paraId="0000009E">
      <w:pPr>
        <w:widowControl w:val="0"/>
        <w:numPr>
          <w:ilvl w:val="0"/>
          <w:numId w:val="3"/>
        </w:numPr>
        <w:spacing w:line="360" w:lineRule="auto"/>
        <w:ind w:left="1429" w:hanging="360"/>
        <w:rPr>
          <w:rFonts w:ascii="Arial" w:cs="Arial" w:eastAsia="Arial" w:hAnsi="Arial"/>
          <w:color w:val="222222"/>
          <w:sz w:val="24"/>
          <w:szCs w:val="24"/>
        </w:rPr>
      </w:pPr>
      <w:r w:rsidDel="00000000" w:rsidR="00000000" w:rsidRPr="00000000">
        <w:rPr>
          <w:color w:val="222222"/>
          <w:sz w:val="24"/>
          <w:szCs w:val="24"/>
          <w:rtl w:val="0"/>
        </w:rPr>
        <w:t xml:space="preserve">Entre diversos objetivos citados no ERS, também foi especificado para melhor esclarecer ao leitor, através de imagens gráficas, cada bloco de preenchimento do Bovina Info, atrás de imagens em formato .png</w:t>
      </w:r>
    </w:p>
    <w:p w:rsidR="00000000" w:rsidDel="00000000" w:rsidP="00000000" w:rsidRDefault="00000000" w:rsidRPr="00000000" w14:paraId="0000009F">
      <w:pPr>
        <w:rPr>
          <w:color w:val="222222"/>
          <w:sz w:val="24"/>
          <w:szCs w:val="24"/>
        </w:rPr>
      </w:pPr>
      <w:r w:rsidDel="00000000" w:rsidR="00000000" w:rsidRPr="00000000">
        <w:rPr>
          <w:rtl w:val="0"/>
        </w:rPr>
      </w:r>
    </w:p>
    <w:p w:rsidR="00000000" w:rsidDel="00000000" w:rsidP="00000000" w:rsidRDefault="00000000" w:rsidRPr="00000000" w14:paraId="000000A0">
      <w:pPr>
        <w:widowControl w:val="0"/>
        <w:numPr>
          <w:ilvl w:val="0"/>
          <w:numId w:val="6"/>
        </w:numPr>
        <w:spacing w:line="360" w:lineRule="auto"/>
        <w:ind w:left="1429" w:hanging="360"/>
        <w:rPr>
          <w:rFonts w:ascii="Arial" w:cs="Arial" w:eastAsia="Arial" w:hAnsi="Arial"/>
          <w:color w:val="222222"/>
          <w:sz w:val="24"/>
          <w:szCs w:val="24"/>
        </w:rPr>
      </w:pPr>
      <w:r w:rsidDel="00000000" w:rsidR="00000000" w:rsidRPr="00000000">
        <w:rPr>
          <w:color w:val="222222"/>
          <w:sz w:val="24"/>
          <w:szCs w:val="24"/>
          <w:rtl w:val="0"/>
        </w:rPr>
        <w:t xml:space="preserve">Foi informado quais metodologias o grupo utilizou, para a realização do software, durante os processos.</w:t>
      </w:r>
      <w:r w:rsidDel="00000000" w:rsidR="00000000" w:rsidRPr="00000000">
        <w:rPr>
          <w:rtl w:val="0"/>
        </w:rPr>
      </w:r>
    </w:p>
    <w:p w:rsidR="00000000" w:rsidDel="00000000" w:rsidP="00000000" w:rsidRDefault="00000000" w:rsidRPr="00000000" w14:paraId="000000A1">
      <w:pPr>
        <w:spacing w:line="360" w:lineRule="auto"/>
        <w:ind w:firstLine="709"/>
        <w:jc w:val="both"/>
        <w:rPr>
          <w:color w:val="222222"/>
          <w:sz w:val="24"/>
          <w:szCs w:val="24"/>
        </w:rPr>
      </w:pPr>
      <w:r w:rsidDel="00000000" w:rsidR="00000000" w:rsidRPr="00000000">
        <w:rPr>
          <w:rtl w:val="0"/>
        </w:rPr>
      </w:r>
    </w:p>
    <w:p w:rsidR="00000000" w:rsidDel="00000000" w:rsidP="00000000" w:rsidRDefault="00000000" w:rsidRPr="00000000" w14:paraId="000000A2">
      <w:pPr>
        <w:spacing w:line="360" w:lineRule="auto"/>
        <w:ind w:firstLine="709"/>
        <w:jc w:val="both"/>
        <w:rPr>
          <w:color w:val="222222"/>
          <w:sz w:val="24"/>
          <w:szCs w:val="24"/>
        </w:rPr>
      </w:pPr>
      <w:r w:rsidDel="00000000" w:rsidR="00000000" w:rsidRPr="00000000">
        <w:rPr>
          <w:rtl w:val="0"/>
        </w:rPr>
      </w:r>
    </w:p>
    <w:p w:rsidR="00000000" w:rsidDel="00000000" w:rsidP="00000000" w:rsidRDefault="00000000" w:rsidRPr="00000000" w14:paraId="000000A3">
      <w:pPr>
        <w:spacing w:line="360" w:lineRule="auto"/>
        <w:ind w:firstLine="709"/>
        <w:jc w:val="both"/>
        <w:rPr>
          <w:color w:val="222222"/>
          <w:sz w:val="24"/>
          <w:szCs w:val="24"/>
        </w:rPr>
      </w:pPr>
      <w:r w:rsidDel="00000000" w:rsidR="00000000" w:rsidRPr="00000000">
        <w:rPr>
          <w:rtl w:val="0"/>
        </w:rPr>
      </w:r>
    </w:p>
    <w:p w:rsidR="00000000" w:rsidDel="00000000" w:rsidP="00000000" w:rsidRDefault="00000000" w:rsidRPr="00000000" w14:paraId="000000A4">
      <w:pPr>
        <w:pStyle w:val="Heading2"/>
        <w:ind w:firstLine="720"/>
        <w:rPr>
          <w:color w:val="222222"/>
        </w:rPr>
      </w:pPr>
      <w:bookmarkStart w:colFirst="0" w:colLast="0" w:name="_heading=h.tyjcwt" w:id="9"/>
      <w:bookmarkEnd w:id="9"/>
      <w:r w:rsidDel="00000000" w:rsidR="00000000" w:rsidRPr="00000000">
        <w:rPr>
          <w:rtl w:val="0"/>
        </w:rPr>
      </w:r>
    </w:p>
    <w:p w:rsidR="00000000" w:rsidDel="00000000" w:rsidP="00000000" w:rsidRDefault="00000000" w:rsidRPr="00000000" w14:paraId="000000A5">
      <w:pPr>
        <w:rPr>
          <w:color w:val="222222"/>
        </w:rPr>
      </w:pPr>
      <w:r w:rsidDel="00000000" w:rsidR="00000000" w:rsidRPr="00000000">
        <w:rPr>
          <w:rtl w:val="0"/>
        </w:rPr>
      </w:r>
    </w:p>
    <w:p w:rsidR="00000000" w:rsidDel="00000000" w:rsidP="00000000" w:rsidRDefault="00000000" w:rsidRPr="00000000" w14:paraId="000000A6">
      <w:pPr>
        <w:rPr>
          <w:color w:val="222222"/>
        </w:rPr>
      </w:pPr>
      <w:r w:rsidDel="00000000" w:rsidR="00000000" w:rsidRPr="00000000">
        <w:rPr>
          <w:rtl w:val="0"/>
        </w:rPr>
      </w:r>
    </w:p>
    <w:p w:rsidR="00000000" w:rsidDel="00000000" w:rsidP="00000000" w:rsidRDefault="00000000" w:rsidRPr="00000000" w14:paraId="000000A7">
      <w:pPr>
        <w:rPr>
          <w:color w:val="222222"/>
        </w:rPr>
      </w:pPr>
      <w:r w:rsidDel="00000000" w:rsidR="00000000" w:rsidRPr="00000000">
        <w:rPr>
          <w:rtl w:val="0"/>
        </w:rPr>
      </w:r>
    </w:p>
    <w:p w:rsidR="00000000" w:rsidDel="00000000" w:rsidP="00000000" w:rsidRDefault="00000000" w:rsidRPr="00000000" w14:paraId="000000A8">
      <w:pPr>
        <w:rPr>
          <w:color w:val="222222"/>
        </w:rPr>
      </w:pPr>
      <w:r w:rsidDel="00000000" w:rsidR="00000000" w:rsidRPr="00000000">
        <w:rPr>
          <w:rtl w:val="0"/>
        </w:rPr>
      </w:r>
    </w:p>
    <w:p w:rsidR="00000000" w:rsidDel="00000000" w:rsidP="00000000" w:rsidRDefault="00000000" w:rsidRPr="00000000" w14:paraId="000000A9">
      <w:pPr>
        <w:rPr>
          <w:color w:val="222222"/>
        </w:rPr>
      </w:pPr>
      <w:r w:rsidDel="00000000" w:rsidR="00000000" w:rsidRPr="00000000">
        <w:rPr>
          <w:rtl w:val="0"/>
        </w:rPr>
      </w:r>
    </w:p>
    <w:p w:rsidR="00000000" w:rsidDel="00000000" w:rsidP="00000000" w:rsidRDefault="00000000" w:rsidRPr="00000000" w14:paraId="000000AA">
      <w:pPr>
        <w:rPr>
          <w:color w:val="222222"/>
        </w:rPr>
      </w:pPr>
      <w:r w:rsidDel="00000000" w:rsidR="00000000" w:rsidRPr="00000000">
        <w:rPr>
          <w:rtl w:val="0"/>
        </w:rPr>
      </w:r>
    </w:p>
    <w:p w:rsidR="00000000" w:rsidDel="00000000" w:rsidP="00000000" w:rsidRDefault="00000000" w:rsidRPr="00000000" w14:paraId="000000AB">
      <w:pPr>
        <w:rPr>
          <w:color w:val="222222"/>
        </w:rPr>
      </w:pPr>
      <w:r w:rsidDel="00000000" w:rsidR="00000000" w:rsidRPr="00000000">
        <w:rPr>
          <w:rtl w:val="0"/>
        </w:rPr>
      </w:r>
    </w:p>
    <w:p w:rsidR="00000000" w:rsidDel="00000000" w:rsidP="00000000" w:rsidRDefault="00000000" w:rsidRPr="00000000" w14:paraId="000000AC">
      <w:pPr>
        <w:rPr>
          <w:color w:val="222222"/>
        </w:rPr>
      </w:pPr>
      <w:r w:rsidDel="00000000" w:rsidR="00000000" w:rsidRPr="00000000">
        <w:rPr>
          <w:rtl w:val="0"/>
        </w:rPr>
      </w:r>
    </w:p>
    <w:p w:rsidR="00000000" w:rsidDel="00000000" w:rsidP="00000000" w:rsidRDefault="00000000" w:rsidRPr="00000000" w14:paraId="000000AD">
      <w:pPr>
        <w:pStyle w:val="Heading2"/>
        <w:ind w:firstLine="720"/>
        <w:rPr>
          <w:b w:val="1"/>
          <w:color w:val="222222"/>
          <w:sz w:val="26"/>
          <w:szCs w:val="26"/>
        </w:rPr>
      </w:pPr>
      <w:bookmarkStart w:colFirst="0" w:colLast="0" w:name="_heading=h.3dy6vkm" w:id="10"/>
      <w:bookmarkEnd w:id="10"/>
      <w:r w:rsidDel="00000000" w:rsidR="00000000" w:rsidRPr="00000000">
        <w:rPr>
          <w:b w:val="1"/>
          <w:color w:val="222222"/>
          <w:sz w:val="26"/>
          <w:szCs w:val="26"/>
          <w:rtl w:val="0"/>
        </w:rPr>
        <w:t xml:space="preserve">1.3 Definições, Siglas e Abreviações</w:t>
      </w:r>
    </w:p>
    <w:p w:rsidR="00000000" w:rsidDel="00000000" w:rsidP="00000000" w:rsidRDefault="00000000" w:rsidRPr="00000000" w14:paraId="000000AE">
      <w:pPr>
        <w:widowControl w:val="0"/>
        <w:spacing w:line="360" w:lineRule="auto"/>
        <w:rPr>
          <w:color w:val="222222"/>
          <w:sz w:val="24"/>
          <w:szCs w:val="24"/>
        </w:rPr>
      </w:pPr>
      <w:r w:rsidDel="00000000" w:rsidR="00000000" w:rsidRPr="00000000">
        <w:rPr>
          <w:color w:val="222222"/>
          <w:sz w:val="24"/>
          <w:szCs w:val="24"/>
          <w:rtl w:val="0"/>
        </w:rPr>
        <w:t xml:space="preserve">ERS Especificação de Requisitos de Software;</w:t>
      </w:r>
    </w:p>
    <w:p w:rsidR="00000000" w:rsidDel="00000000" w:rsidP="00000000" w:rsidRDefault="00000000" w:rsidRPr="00000000" w14:paraId="000000AF">
      <w:pPr>
        <w:widowControl w:val="0"/>
        <w:spacing w:line="360" w:lineRule="auto"/>
        <w:rPr>
          <w:color w:val="222222"/>
          <w:sz w:val="24"/>
          <w:szCs w:val="24"/>
        </w:rPr>
      </w:pPr>
      <w:r w:rsidDel="00000000" w:rsidR="00000000" w:rsidRPr="00000000">
        <w:rPr>
          <w:color w:val="222222"/>
          <w:sz w:val="24"/>
          <w:szCs w:val="24"/>
          <w:rtl w:val="0"/>
        </w:rPr>
        <w:t xml:space="preserve">IEEE Institute of Electrical and Electronic Engineers;</w:t>
      </w:r>
      <w:r w:rsidDel="00000000" w:rsidR="00000000" w:rsidRPr="00000000">
        <w:rPr>
          <w:rtl w:val="0"/>
        </w:rPr>
      </w:r>
    </w:p>
    <w:p w:rsidR="00000000" w:rsidDel="00000000" w:rsidP="00000000" w:rsidRDefault="00000000" w:rsidRPr="00000000" w14:paraId="000000B0">
      <w:pPr>
        <w:widowControl w:val="0"/>
        <w:spacing w:line="360" w:lineRule="auto"/>
        <w:rPr>
          <w:color w:val="222222"/>
          <w:sz w:val="24"/>
          <w:szCs w:val="24"/>
        </w:rPr>
      </w:pPr>
      <w:r w:rsidDel="00000000" w:rsidR="00000000" w:rsidRPr="00000000">
        <w:rPr>
          <w:color w:val="222222"/>
          <w:sz w:val="24"/>
          <w:szCs w:val="24"/>
          <w:rtl w:val="0"/>
        </w:rPr>
        <w:t xml:space="preserve">RUN Requisito de Usuário - Necessidade;</w:t>
      </w:r>
    </w:p>
    <w:p w:rsidR="00000000" w:rsidDel="00000000" w:rsidP="00000000" w:rsidRDefault="00000000" w:rsidRPr="00000000" w14:paraId="000000B1">
      <w:pPr>
        <w:widowControl w:val="0"/>
        <w:spacing w:line="360" w:lineRule="auto"/>
        <w:rPr>
          <w:color w:val="222222"/>
          <w:sz w:val="24"/>
          <w:szCs w:val="24"/>
        </w:rPr>
      </w:pPr>
      <w:r w:rsidDel="00000000" w:rsidR="00000000" w:rsidRPr="00000000">
        <w:rPr>
          <w:color w:val="222222"/>
          <w:sz w:val="24"/>
          <w:szCs w:val="24"/>
          <w:rtl w:val="0"/>
        </w:rPr>
        <w:t xml:space="preserve">RF Requisito Funcional;</w:t>
      </w:r>
    </w:p>
    <w:p w:rsidR="00000000" w:rsidDel="00000000" w:rsidP="00000000" w:rsidRDefault="00000000" w:rsidRPr="00000000" w14:paraId="000000B2">
      <w:pPr>
        <w:widowControl w:val="0"/>
        <w:spacing w:line="360" w:lineRule="auto"/>
        <w:rPr>
          <w:color w:val="222222"/>
          <w:sz w:val="24"/>
          <w:szCs w:val="24"/>
        </w:rPr>
      </w:pPr>
      <w:r w:rsidDel="00000000" w:rsidR="00000000" w:rsidRPr="00000000">
        <w:rPr>
          <w:color w:val="222222"/>
          <w:sz w:val="24"/>
          <w:szCs w:val="24"/>
          <w:rtl w:val="0"/>
        </w:rPr>
        <w:t xml:space="preserve">RQ Requisito Qualidade;</w:t>
      </w:r>
    </w:p>
    <w:p w:rsidR="00000000" w:rsidDel="00000000" w:rsidP="00000000" w:rsidRDefault="00000000" w:rsidRPr="00000000" w14:paraId="000000B3">
      <w:pPr>
        <w:widowControl w:val="0"/>
        <w:spacing w:line="360" w:lineRule="auto"/>
        <w:rPr>
          <w:color w:val="222222"/>
          <w:sz w:val="24"/>
          <w:szCs w:val="24"/>
        </w:rPr>
      </w:pPr>
      <w:r w:rsidDel="00000000" w:rsidR="00000000" w:rsidRPr="00000000">
        <w:rPr>
          <w:color w:val="222222"/>
          <w:sz w:val="24"/>
          <w:szCs w:val="24"/>
          <w:rtl w:val="0"/>
        </w:rPr>
        <w:t xml:space="preserve">ERS Especificação de Requisitos de Software;</w:t>
      </w:r>
    </w:p>
    <w:p w:rsidR="00000000" w:rsidDel="00000000" w:rsidP="00000000" w:rsidRDefault="00000000" w:rsidRPr="00000000" w14:paraId="000000B4">
      <w:pPr>
        <w:widowControl w:val="0"/>
        <w:spacing w:line="360" w:lineRule="auto"/>
        <w:rPr>
          <w:color w:val="222222"/>
          <w:sz w:val="24"/>
          <w:szCs w:val="24"/>
        </w:rPr>
      </w:pPr>
      <w:r w:rsidDel="00000000" w:rsidR="00000000" w:rsidRPr="00000000">
        <w:rPr>
          <w:color w:val="222222"/>
          <w:sz w:val="24"/>
          <w:szCs w:val="24"/>
          <w:rtl w:val="0"/>
        </w:rPr>
        <w:t xml:space="preserve">CSU Caso de Uso</w:t>
      </w:r>
    </w:p>
    <w:p w:rsidR="00000000" w:rsidDel="00000000" w:rsidP="00000000" w:rsidRDefault="00000000" w:rsidRPr="00000000" w14:paraId="000000B5">
      <w:pPr>
        <w:widowControl w:val="0"/>
        <w:spacing w:line="360" w:lineRule="auto"/>
        <w:rPr>
          <w:color w:val="222222"/>
          <w:sz w:val="24"/>
          <w:szCs w:val="24"/>
        </w:rPr>
      </w:pPr>
      <w:r w:rsidDel="00000000" w:rsidR="00000000" w:rsidRPr="00000000">
        <w:rPr>
          <w:color w:val="222222"/>
          <w:sz w:val="24"/>
          <w:szCs w:val="24"/>
          <w:rtl w:val="0"/>
        </w:rPr>
        <w:t xml:space="preserve">RN Regra de Negócios</w:t>
      </w:r>
    </w:p>
    <w:p w:rsidR="00000000" w:rsidDel="00000000" w:rsidP="00000000" w:rsidRDefault="00000000" w:rsidRPr="00000000" w14:paraId="000000B6">
      <w:pPr>
        <w:widowControl w:val="0"/>
        <w:spacing w:line="360" w:lineRule="auto"/>
        <w:rPr>
          <w:color w:val="222222"/>
          <w:sz w:val="24"/>
          <w:szCs w:val="24"/>
        </w:rPr>
      </w:pPr>
      <w:r w:rsidDel="00000000" w:rsidR="00000000" w:rsidRPr="00000000">
        <w:rPr>
          <w:color w:val="222222"/>
          <w:sz w:val="24"/>
          <w:szCs w:val="24"/>
          <w:rtl w:val="0"/>
        </w:rPr>
        <w:t xml:space="preserve">DD Descrição de Dados</w:t>
      </w:r>
    </w:p>
    <w:p w:rsidR="00000000" w:rsidDel="00000000" w:rsidP="00000000" w:rsidRDefault="00000000" w:rsidRPr="00000000" w14:paraId="000000B7">
      <w:pPr>
        <w:widowControl w:val="0"/>
        <w:spacing w:line="360" w:lineRule="auto"/>
        <w:rPr>
          <w:color w:val="222222"/>
          <w:sz w:val="24"/>
          <w:szCs w:val="24"/>
        </w:rPr>
      </w:pPr>
      <w:r w:rsidDel="00000000" w:rsidR="00000000" w:rsidRPr="00000000">
        <w:rPr>
          <w:color w:val="222222"/>
          <w:sz w:val="24"/>
          <w:szCs w:val="24"/>
          <w:rtl w:val="0"/>
        </w:rPr>
        <w:t xml:space="preserve">LAN Local Area Network </w:t>
      </w:r>
    </w:p>
    <w:p w:rsidR="00000000" w:rsidDel="00000000" w:rsidP="00000000" w:rsidRDefault="00000000" w:rsidRPr="00000000" w14:paraId="000000B8">
      <w:pPr>
        <w:widowControl w:val="0"/>
        <w:spacing w:line="360" w:lineRule="auto"/>
        <w:rPr>
          <w:color w:val="222222"/>
          <w:sz w:val="24"/>
          <w:szCs w:val="24"/>
        </w:rPr>
      </w:pPr>
      <w:r w:rsidDel="00000000" w:rsidR="00000000" w:rsidRPr="00000000">
        <w:rPr>
          <w:color w:val="222222"/>
          <w:sz w:val="24"/>
          <w:szCs w:val="24"/>
          <w:rtl w:val="0"/>
        </w:rPr>
        <w:t xml:space="preserve">SGBD Sistema de Gerenciamento de Banco de Dados</w:t>
      </w:r>
    </w:p>
    <w:p w:rsidR="00000000" w:rsidDel="00000000" w:rsidP="00000000" w:rsidRDefault="00000000" w:rsidRPr="00000000" w14:paraId="000000B9">
      <w:pPr>
        <w:tabs>
          <w:tab w:val="left" w:pos="1080"/>
        </w:tabs>
        <w:spacing w:line="360" w:lineRule="auto"/>
        <w:jc w:val="both"/>
        <w:rPr>
          <w:color w:val="222222"/>
          <w:sz w:val="24"/>
          <w:szCs w:val="24"/>
        </w:rPr>
      </w:pPr>
      <w:r w:rsidDel="00000000" w:rsidR="00000000" w:rsidRPr="00000000">
        <w:rPr>
          <w:rtl w:val="0"/>
        </w:rPr>
      </w:r>
    </w:p>
    <w:p w:rsidR="00000000" w:rsidDel="00000000" w:rsidP="00000000" w:rsidRDefault="00000000" w:rsidRPr="00000000" w14:paraId="000000BA">
      <w:pPr>
        <w:pStyle w:val="Heading2"/>
        <w:rPr>
          <w:b w:val="1"/>
          <w:color w:val="222222"/>
          <w:sz w:val="26"/>
          <w:szCs w:val="26"/>
        </w:rPr>
      </w:pPr>
      <w:bookmarkStart w:colFirst="0" w:colLast="0" w:name="_heading=h.4d34og8" w:id="11"/>
      <w:bookmarkEnd w:id="11"/>
      <w:r w:rsidDel="00000000" w:rsidR="00000000" w:rsidRPr="00000000">
        <w:rPr>
          <w:color w:val="222222"/>
          <w:rtl w:val="0"/>
        </w:rPr>
        <w:t xml:space="preserve"> </w:t>
        <w:tab/>
      </w:r>
      <w:r w:rsidDel="00000000" w:rsidR="00000000" w:rsidRPr="00000000">
        <w:rPr>
          <w:b w:val="1"/>
          <w:color w:val="222222"/>
          <w:sz w:val="26"/>
          <w:szCs w:val="26"/>
          <w:rtl w:val="0"/>
        </w:rPr>
        <w:t xml:space="preserve">1.4 Visão Geral</w:t>
      </w:r>
    </w:p>
    <w:p w:rsidR="00000000" w:rsidDel="00000000" w:rsidP="00000000" w:rsidRDefault="00000000" w:rsidRPr="00000000" w14:paraId="000000BB">
      <w:pPr>
        <w:tabs>
          <w:tab w:val="left" w:pos="1080"/>
        </w:tabs>
        <w:spacing w:line="360" w:lineRule="auto"/>
        <w:jc w:val="both"/>
        <w:rPr>
          <w:color w:val="222222"/>
          <w:sz w:val="24"/>
          <w:szCs w:val="24"/>
        </w:rPr>
      </w:pPr>
      <w:r w:rsidDel="00000000" w:rsidR="00000000" w:rsidRPr="00000000">
        <w:rPr>
          <w:rtl w:val="0"/>
        </w:rPr>
      </w:r>
    </w:p>
    <w:p w:rsidR="00000000" w:rsidDel="00000000" w:rsidP="00000000" w:rsidRDefault="00000000" w:rsidRPr="00000000" w14:paraId="000000BC">
      <w:pPr>
        <w:widowControl w:val="0"/>
        <w:spacing w:line="360" w:lineRule="auto"/>
        <w:ind w:firstLine="720"/>
        <w:jc w:val="both"/>
        <w:rPr>
          <w:color w:val="222222"/>
          <w:sz w:val="24"/>
          <w:szCs w:val="24"/>
        </w:rPr>
      </w:pPr>
      <w:r w:rsidDel="00000000" w:rsidR="00000000" w:rsidRPr="00000000">
        <w:rPr>
          <w:color w:val="222222"/>
          <w:sz w:val="24"/>
          <w:szCs w:val="24"/>
          <w:rtl w:val="0"/>
        </w:rPr>
        <w:t xml:space="preserve">Na seção 2 deste documento temos uma descrição geral sobre o produto, aspecto geral, interfaces do sistema, interfaces de usuário, de hardware, de software etc. Na sessão 3 temos toda a tratativa referente a requisitos do sistema. Nesta seção são descritos os requisitos funcionais e não funcionais que foram levantados pela equipe de engenharia de software, assim como os diagramas necessários para elucidação e construção do sistema.</w:t>
      </w:r>
    </w:p>
    <w:p w:rsidR="00000000" w:rsidDel="00000000" w:rsidP="00000000" w:rsidRDefault="00000000" w:rsidRPr="00000000" w14:paraId="000000BD">
      <w:pPr>
        <w:tabs>
          <w:tab w:val="left" w:pos="1985"/>
        </w:tabs>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0BE">
      <w:pPr>
        <w:tabs>
          <w:tab w:val="left" w:pos="1985"/>
        </w:tabs>
        <w:spacing w:line="360" w:lineRule="auto"/>
        <w:jc w:val="both"/>
        <w:rPr>
          <w:color w:val="222222"/>
          <w:sz w:val="24"/>
          <w:szCs w:val="24"/>
        </w:rPr>
      </w:pPr>
      <w:r w:rsidDel="00000000" w:rsidR="00000000" w:rsidRPr="00000000">
        <w:rPr>
          <w:rtl w:val="0"/>
        </w:rPr>
      </w:r>
    </w:p>
    <w:p w:rsidR="00000000" w:rsidDel="00000000" w:rsidP="00000000" w:rsidRDefault="00000000" w:rsidRPr="00000000" w14:paraId="000000BF">
      <w:pPr>
        <w:pStyle w:val="Heading1"/>
        <w:ind w:firstLine="720"/>
        <w:rPr>
          <w:b w:val="1"/>
          <w:color w:val="222222"/>
          <w:sz w:val="28"/>
          <w:szCs w:val="28"/>
        </w:rPr>
      </w:pPr>
      <w:bookmarkStart w:colFirst="0" w:colLast="0" w:name="_heading=h.2s8eyo1" w:id="12"/>
      <w:bookmarkEnd w:id="12"/>
      <w:r w:rsidDel="00000000" w:rsidR="00000000" w:rsidRPr="00000000">
        <w:rPr>
          <w:b w:val="1"/>
          <w:color w:val="222222"/>
          <w:sz w:val="28"/>
          <w:szCs w:val="28"/>
          <w:rtl w:val="0"/>
        </w:rPr>
        <w:t xml:space="preserve">2.0 Descrição Geral</w:t>
      </w:r>
    </w:p>
    <w:p w:rsidR="00000000" w:rsidDel="00000000" w:rsidP="00000000" w:rsidRDefault="00000000" w:rsidRPr="00000000" w14:paraId="000000C0">
      <w:pPr>
        <w:rPr>
          <w:color w:val="222222"/>
        </w:rPr>
      </w:pPr>
      <w:r w:rsidDel="00000000" w:rsidR="00000000" w:rsidRPr="00000000">
        <w:rPr>
          <w:rtl w:val="0"/>
        </w:rPr>
      </w:r>
    </w:p>
    <w:p w:rsidR="00000000" w:rsidDel="00000000" w:rsidP="00000000" w:rsidRDefault="00000000" w:rsidRPr="00000000" w14:paraId="000000C1">
      <w:pPr>
        <w:widowControl w:val="0"/>
        <w:spacing w:line="360" w:lineRule="auto"/>
        <w:ind w:left="20" w:firstLine="689"/>
        <w:jc w:val="both"/>
        <w:rPr>
          <w:color w:val="222222"/>
          <w:sz w:val="24"/>
          <w:szCs w:val="24"/>
        </w:rPr>
      </w:pPr>
      <w:r w:rsidDel="00000000" w:rsidR="00000000" w:rsidRPr="00000000">
        <w:rPr>
          <w:color w:val="222222"/>
          <w:sz w:val="24"/>
          <w:szCs w:val="24"/>
          <w:rtl w:val="0"/>
        </w:rPr>
        <w:t xml:space="preserve">O sistema em sua primeira versão, não será desenvolvido o software para sistemas operacionais como Linux e Mac, apenas para Windows. O mesmo irá operar na plataforma web e em sua versão Mobile, podendo ser Android ou IOS. </w:t>
      </w:r>
    </w:p>
    <w:p w:rsidR="00000000" w:rsidDel="00000000" w:rsidP="00000000" w:rsidRDefault="00000000" w:rsidRPr="00000000" w14:paraId="000000C2">
      <w:pPr>
        <w:widowControl w:val="0"/>
        <w:spacing w:line="360" w:lineRule="auto"/>
        <w:ind w:left="20" w:firstLine="689"/>
        <w:jc w:val="both"/>
        <w:rPr>
          <w:color w:val="222222"/>
          <w:sz w:val="24"/>
          <w:szCs w:val="24"/>
        </w:rPr>
      </w:pPr>
      <w:r w:rsidDel="00000000" w:rsidR="00000000" w:rsidRPr="00000000">
        <w:rPr>
          <w:color w:val="222222"/>
          <w:sz w:val="24"/>
          <w:szCs w:val="24"/>
          <w:rtl w:val="0"/>
        </w:rPr>
        <w:t xml:space="preserve">Na versão anterior, o sistema contava com a integração ao banco de dados relacional no Postgresql, mas estamos realizando a migração para o Firebase , no qual os dados armazenados deixam de estar em dados locais </w:t>
      </w:r>
      <w:r w:rsidDel="00000000" w:rsidR="00000000" w:rsidRPr="00000000">
        <w:rPr>
          <w:rFonts w:ascii="Roboto" w:cs="Roboto" w:eastAsia="Roboto" w:hAnsi="Roboto"/>
          <w:color w:val="222222"/>
          <w:sz w:val="24"/>
          <w:szCs w:val="24"/>
          <w:highlight w:val="white"/>
          <w:rtl w:val="0"/>
        </w:rPr>
        <w:t xml:space="preserve">e passam a armazenar e sincronizar no banco de dados na nuvem NoSQL. Eles são sincronizados em todos os clientes, em tempo real, e permanecem disponíveis quando o app está off-line</w:t>
      </w:r>
      <w:r w:rsidDel="00000000" w:rsidR="00000000" w:rsidRPr="00000000">
        <w:rPr>
          <w:color w:val="222222"/>
          <w:sz w:val="24"/>
          <w:szCs w:val="24"/>
          <w:rtl w:val="0"/>
        </w:rPr>
        <w:t xml:space="preserve">. </w:t>
      </w:r>
    </w:p>
    <w:p w:rsidR="00000000" w:rsidDel="00000000" w:rsidP="00000000" w:rsidRDefault="00000000" w:rsidRPr="00000000" w14:paraId="000000C3">
      <w:pPr>
        <w:widowControl w:val="0"/>
        <w:spacing w:line="360" w:lineRule="auto"/>
        <w:ind w:left="20" w:firstLine="689"/>
        <w:jc w:val="both"/>
        <w:rPr>
          <w:color w:val="222222"/>
          <w:sz w:val="24"/>
          <w:szCs w:val="24"/>
        </w:rPr>
      </w:pPr>
      <w:r w:rsidDel="00000000" w:rsidR="00000000" w:rsidRPr="00000000">
        <w:rPr>
          <w:color w:val="222222"/>
          <w:sz w:val="24"/>
          <w:szCs w:val="24"/>
          <w:rtl w:val="0"/>
        </w:rPr>
        <w:t xml:space="preserve">Por se tratar de um sistema de uso exclusivo para usuários de produção rural, serão implementadas funcionalidades de interação direta do cliente com o mesmo, obtendo tipos de cadastro (pessoas físicas e jurídicas), animais, vacinas e patrimônios.</w:t>
      </w:r>
    </w:p>
    <w:p w:rsidR="00000000" w:rsidDel="00000000" w:rsidP="00000000" w:rsidRDefault="00000000" w:rsidRPr="00000000" w14:paraId="000000C4">
      <w:pPr>
        <w:tabs>
          <w:tab w:val="left" w:pos="720"/>
        </w:tabs>
        <w:spacing w:line="360" w:lineRule="auto"/>
        <w:ind w:left="0" w:firstLine="0"/>
        <w:rPr>
          <w:color w:val="222222"/>
          <w:sz w:val="24"/>
          <w:szCs w:val="24"/>
        </w:rPr>
      </w:pPr>
      <w:r w:rsidDel="00000000" w:rsidR="00000000" w:rsidRPr="00000000">
        <w:rPr>
          <w:rtl w:val="0"/>
        </w:rPr>
      </w:r>
    </w:p>
    <w:p w:rsidR="00000000" w:rsidDel="00000000" w:rsidP="00000000" w:rsidRDefault="00000000" w:rsidRPr="00000000" w14:paraId="000000C5">
      <w:pPr>
        <w:spacing w:line="360" w:lineRule="auto"/>
        <w:ind w:left="20" w:firstLine="689"/>
        <w:jc w:val="both"/>
        <w:rPr>
          <w:color w:val="222222"/>
          <w:sz w:val="24"/>
          <w:szCs w:val="24"/>
        </w:rPr>
      </w:pPr>
      <w:r w:rsidDel="00000000" w:rsidR="00000000" w:rsidRPr="00000000">
        <w:rPr>
          <w:rtl w:val="0"/>
        </w:rPr>
      </w:r>
    </w:p>
    <w:p w:rsidR="00000000" w:rsidDel="00000000" w:rsidP="00000000" w:rsidRDefault="00000000" w:rsidRPr="00000000" w14:paraId="000000C6">
      <w:pPr>
        <w:tabs>
          <w:tab w:val="left" w:pos="720"/>
        </w:tabs>
        <w:spacing w:line="360" w:lineRule="auto"/>
        <w:ind w:left="720" w:firstLine="0"/>
        <w:rPr>
          <w:color w:val="222222"/>
          <w:sz w:val="24"/>
          <w:szCs w:val="24"/>
        </w:rPr>
      </w:pPr>
      <w:r w:rsidDel="00000000" w:rsidR="00000000" w:rsidRPr="00000000">
        <w:rPr>
          <w:rtl w:val="0"/>
        </w:rPr>
      </w:r>
    </w:p>
    <w:p w:rsidR="00000000" w:rsidDel="00000000" w:rsidP="00000000" w:rsidRDefault="00000000" w:rsidRPr="00000000" w14:paraId="000000C7">
      <w:pPr>
        <w:pStyle w:val="Heading2"/>
        <w:ind w:firstLine="720"/>
        <w:rPr>
          <w:b w:val="1"/>
          <w:color w:val="222222"/>
          <w:sz w:val="28"/>
          <w:szCs w:val="28"/>
        </w:rPr>
      </w:pPr>
      <w:bookmarkStart w:colFirst="0" w:colLast="0" w:name="_heading=h.3rdcrjn" w:id="13"/>
      <w:bookmarkEnd w:id="13"/>
      <w:r w:rsidDel="00000000" w:rsidR="00000000" w:rsidRPr="00000000">
        <w:rPr>
          <w:b w:val="1"/>
          <w:color w:val="222222"/>
          <w:sz w:val="28"/>
          <w:szCs w:val="28"/>
          <w:rtl w:val="0"/>
        </w:rPr>
        <w:t xml:space="preserve">2.1 Aspecto Geral do Produto</w:t>
      </w:r>
    </w:p>
    <w:p w:rsidR="00000000" w:rsidDel="00000000" w:rsidP="00000000" w:rsidRDefault="00000000" w:rsidRPr="00000000" w14:paraId="000000C8">
      <w:pPr>
        <w:rPr>
          <w:color w:val="222222"/>
        </w:rPr>
      </w:pPr>
      <w:r w:rsidDel="00000000" w:rsidR="00000000" w:rsidRPr="00000000">
        <w:rPr>
          <w:rtl w:val="0"/>
        </w:rPr>
      </w:r>
    </w:p>
    <w:p w:rsidR="00000000" w:rsidDel="00000000" w:rsidP="00000000" w:rsidRDefault="00000000" w:rsidRPr="00000000" w14:paraId="000000C9">
      <w:pPr>
        <w:widowControl w:val="0"/>
        <w:spacing w:line="360" w:lineRule="auto"/>
        <w:ind w:left="20" w:firstLine="689"/>
        <w:jc w:val="both"/>
        <w:rPr>
          <w:b w:val="1"/>
          <w:color w:val="222222"/>
          <w:sz w:val="24"/>
          <w:szCs w:val="24"/>
        </w:rPr>
      </w:pPr>
      <w:r w:rsidDel="00000000" w:rsidR="00000000" w:rsidRPr="00000000">
        <w:rPr>
          <w:color w:val="222222"/>
          <w:sz w:val="24"/>
          <w:szCs w:val="24"/>
          <w:rtl w:val="0"/>
        </w:rPr>
        <w:t xml:space="preserve">O sistema irá operar na plataforma web e em sua versão mobile. Nessa versão o software irá operar apenas na plataforma de sistemas operacionais windows, para as próximas versões, o software poderá contar com o sistema operacional Linux. Por se tratar de um sistema criado em uma linguagem de programação multiplataforma pode ser acessado por qualquer dispositivo com acesso ao navegador. É essencialmente um programa leve que exige uma capacidade pequena de armazenamento e exige um poder de processamento mediano, não sendo necessário uma arquitetura muito robusta para que possa operar. Já sua versão Mobile funciona em Android e IOs usando o capacitor, tornando o uso do sistema mais prático e completo.</w:t>
      </w:r>
      <w:r w:rsidDel="00000000" w:rsidR="00000000" w:rsidRPr="00000000">
        <w:rPr>
          <w:rtl w:val="0"/>
        </w:rPr>
      </w:r>
    </w:p>
    <w:p w:rsidR="00000000" w:rsidDel="00000000" w:rsidP="00000000" w:rsidRDefault="00000000" w:rsidRPr="00000000" w14:paraId="000000CA">
      <w:pPr>
        <w:spacing w:line="360" w:lineRule="auto"/>
        <w:ind w:left="0" w:firstLine="0"/>
        <w:jc w:val="both"/>
        <w:rPr>
          <w:i w:val="1"/>
          <w:color w:val="222222"/>
          <w:sz w:val="24"/>
          <w:szCs w:val="24"/>
        </w:rPr>
      </w:pPr>
      <w:r w:rsidDel="00000000" w:rsidR="00000000" w:rsidRPr="00000000">
        <w:rPr>
          <w:rtl w:val="0"/>
        </w:rPr>
      </w:r>
    </w:p>
    <w:p w:rsidR="00000000" w:rsidDel="00000000" w:rsidP="00000000" w:rsidRDefault="00000000" w:rsidRPr="00000000" w14:paraId="000000CB">
      <w:pPr>
        <w:pStyle w:val="Heading2"/>
        <w:ind w:firstLine="720"/>
        <w:rPr>
          <w:b w:val="1"/>
          <w:color w:val="222222"/>
          <w:sz w:val="28"/>
          <w:szCs w:val="28"/>
        </w:rPr>
      </w:pPr>
      <w:bookmarkStart w:colFirst="0" w:colLast="0" w:name="_heading=h.26in1rg" w:id="14"/>
      <w:bookmarkEnd w:id="14"/>
      <w:r w:rsidDel="00000000" w:rsidR="00000000" w:rsidRPr="00000000">
        <w:rPr>
          <w:b w:val="1"/>
          <w:color w:val="222222"/>
          <w:sz w:val="28"/>
          <w:szCs w:val="28"/>
          <w:rtl w:val="0"/>
        </w:rPr>
        <w:t xml:space="preserve">2.1.2 Interfaces do sistema</w:t>
      </w:r>
    </w:p>
    <w:p w:rsidR="00000000" w:rsidDel="00000000" w:rsidP="00000000" w:rsidRDefault="00000000" w:rsidRPr="00000000" w14:paraId="000000CC">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CD">
      <w:pPr>
        <w:widowControl w:val="0"/>
        <w:spacing w:line="360" w:lineRule="auto"/>
        <w:ind w:left="20" w:firstLine="689"/>
        <w:jc w:val="both"/>
        <w:rPr>
          <w:color w:val="222222"/>
          <w:sz w:val="24"/>
          <w:szCs w:val="24"/>
        </w:rPr>
      </w:pPr>
      <w:sdt>
        <w:sdtPr>
          <w:tag w:val="goog_rdk_1"/>
        </w:sdtPr>
        <w:sdtContent>
          <w:ins w:author="Lauriana Almeida" w:id="0" w:date="2020-12-13T17:32:01Z">
            <w:r w:rsidDel="00000000" w:rsidR="00000000" w:rsidRPr="00000000">
              <w:rPr>
                <w:b w:val="1"/>
                <w:color w:val="222222"/>
                <w:sz w:val="24"/>
                <w:szCs w:val="24"/>
                <w:rtl w:val="0"/>
              </w:rPr>
              <w:t xml:space="preserve"> </w:t>
            </w:r>
          </w:ins>
        </w:sdtContent>
      </w:sdt>
      <w:r w:rsidDel="00000000" w:rsidR="00000000" w:rsidRPr="00000000">
        <w:rPr>
          <w:color w:val="222222"/>
          <w:sz w:val="24"/>
          <w:szCs w:val="24"/>
          <w:rtl w:val="0"/>
        </w:rPr>
        <w:t xml:space="preserve">O sistema inicialmente, contará com</w:t>
      </w:r>
      <w:sdt>
        <w:sdtPr>
          <w:tag w:val="goog_rdk_2"/>
        </w:sdtPr>
        <w:sdtContent>
          <w:ins w:author="Lauriana Almeida" w:id="1" w:date="2020-12-13T17:32:05Z">
            <w:r w:rsidDel="00000000" w:rsidR="00000000" w:rsidRPr="00000000">
              <w:rPr>
                <w:color w:val="222222"/>
                <w:sz w:val="24"/>
                <w:szCs w:val="24"/>
                <w:rtl w:val="0"/>
              </w:rPr>
              <w:t xml:space="preserve"> </w:t>
            </w:r>
          </w:ins>
        </w:sdtContent>
      </w:sdt>
      <w:r w:rsidDel="00000000" w:rsidR="00000000" w:rsidRPr="00000000">
        <w:rPr>
          <w:color w:val="222222"/>
          <w:sz w:val="24"/>
          <w:szCs w:val="24"/>
          <w:rtl w:val="0"/>
        </w:rPr>
        <w:t xml:space="preserve"> 7 telas de interface sendo elas cadastro de animais, cadastro de funcionários, cadastro de patrimônio, emissão de funcionários, emissão de patrimônios e produção.</w:t>
      </w:r>
    </w:p>
    <w:p w:rsidR="00000000" w:rsidDel="00000000" w:rsidP="00000000" w:rsidRDefault="00000000" w:rsidRPr="00000000" w14:paraId="000000CE">
      <w:pPr>
        <w:widowControl w:val="0"/>
        <w:spacing w:line="360" w:lineRule="auto"/>
        <w:ind w:left="20" w:firstLine="689"/>
        <w:jc w:val="both"/>
        <w:rPr>
          <w:color w:val="222222"/>
          <w:sz w:val="24"/>
          <w:szCs w:val="24"/>
        </w:rPr>
      </w:pPr>
      <w:r w:rsidDel="00000000" w:rsidR="00000000" w:rsidRPr="00000000">
        <w:rPr>
          <w:color w:val="222222"/>
          <w:sz w:val="24"/>
          <w:szCs w:val="24"/>
          <w:rtl w:val="0"/>
        </w:rPr>
        <w:t xml:space="preserve">Em sua tela de cadastros, será estabelecido as opções de cadastrar, alterar e remover usuários, patrimônios, animais e vacinas nas mesmas telas de seus respectivos módulos será possível a visualização das informações por blocos. </w:t>
      </w:r>
    </w:p>
    <w:p w:rsidR="00000000" w:rsidDel="00000000" w:rsidP="00000000" w:rsidRDefault="00000000" w:rsidRPr="00000000" w14:paraId="000000CF">
      <w:pPr>
        <w:widowControl w:val="0"/>
        <w:spacing w:line="360" w:lineRule="auto"/>
        <w:ind w:left="20" w:firstLine="689"/>
        <w:jc w:val="both"/>
        <w:rPr>
          <w:color w:val="222222"/>
          <w:sz w:val="24"/>
          <w:szCs w:val="24"/>
        </w:rPr>
      </w:pPr>
      <w:r w:rsidDel="00000000" w:rsidR="00000000" w:rsidRPr="00000000">
        <w:rPr>
          <w:color w:val="222222"/>
          <w:sz w:val="24"/>
          <w:szCs w:val="24"/>
          <w:rtl w:val="0"/>
        </w:rPr>
        <w:t xml:space="preserve">Nas telas de controle de produção será exibido o resultado diário, mensal e anual. Essas informações serão repassadas levando em consideração o tempo de uso do sistema. </w:t>
      </w:r>
    </w:p>
    <w:p w:rsidR="00000000" w:rsidDel="00000000" w:rsidP="00000000" w:rsidRDefault="00000000" w:rsidRPr="00000000" w14:paraId="000000D0">
      <w:pPr>
        <w:widowControl w:val="0"/>
        <w:spacing w:line="360" w:lineRule="auto"/>
        <w:ind w:left="20" w:firstLine="689"/>
        <w:jc w:val="both"/>
        <w:rPr>
          <w:color w:val="222222"/>
          <w:sz w:val="24"/>
          <w:szCs w:val="24"/>
        </w:rPr>
      </w:pPr>
      <w:r w:rsidDel="00000000" w:rsidR="00000000" w:rsidRPr="00000000">
        <w:rPr>
          <w:rtl w:val="0"/>
        </w:rPr>
      </w:r>
    </w:p>
    <w:p w:rsidR="00000000" w:rsidDel="00000000" w:rsidP="00000000" w:rsidRDefault="00000000" w:rsidRPr="00000000" w14:paraId="000000D1">
      <w:pPr>
        <w:widowControl w:val="0"/>
        <w:spacing w:line="360" w:lineRule="auto"/>
        <w:ind w:left="20" w:firstLine="0"/>
        <w:jc w:val="both"/>
        <w:rPr>
          <w:color w:val="222222"/>
          <w:sz w:val="24"/>
          <w:szCs w:val="24"/>
        </w:rPr>
      </w:pPr>
      <w:r w:rsidDel="00000000" w:rsidR="00000000" w:rsidRPr="00000000">
        <w:rPr>
          <w:color w:val="222222"/>
          <w:sz w:val="24"/>
          <w:szCs w:val="24"/>
          <w:rtl w:val="0"/>
        </w:rPr>
        <w:t xml:space="preserve">Já em sua versão mobile contamos com 14 telas, sendo elas divididas em 3 de controle produção, 2 de emissão controle produção, 1 de Login, 1 para home, 1 de user page. 3 de CRUDs sendo  pessoa, património e animal e 3 de emissões CRUDs sendo pessoa, património e animal.</w:t>
      </w:r>
    </w:p>
    <w:p w:rsidR="00000000" w:rsidDel="00000000" w:rsidP="00000000" w:rsidRDefault="00000000" w:rsidRPr="00000000" w14:paraId="000000D2">
      <w:pPr>
        <w:widowControl w:val="0"/>
        <w:spacing w:line="360" w:lineRule="auto"/>
        <w:ind w:left="0" w:firstLine="0"/>
        <w:jc w:val="both"/>
        <w:rPr>
          <w:i w:val="1"/>
          <w:color w:val="222222"/>
          <w:sz w:val="24"/>
          <w:szCs w:val="24"/>
        </w:rPr>
      </w:pPr>
      <w:r w:rsidDel="00000000" w:rsidR="00000000" w:rsidRPr="00000000">
        <w:rPr>
          <w:rtl w:val="0"/>
        </w:rPr>
      </w:r>
    </w:p>
    <w:p w:rsidR="00000000" w:rsidDel="00000000" w:rsidP="00000000" w:rsidRDefault="00000000" w:rsidRPr="00000000" w14:paraId="000000D3">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4">
      <w:pPr>
        <w:pStyle w:val="Heading3"/>
        <w:keepLines w:val="0"/>
        <w:widowControl w:val="0"/>
        <w:spacing w:after="60" w:before="240" w:line="240" w:lineRule="auto"/>
        <w:ind w:firstLine="709"/>
        <w:rPr>
          <w:color w:val="222222"/>
        </w:rPr>
      </w:pPr>
      <w:bookmarkStart w:colFirst="0" w:colLast="0" w:name="_heading=h.vyxkb61sujlr" w:id="15"/>
      <w:bookmarkEnd w:id="15"/>
      <w:r w:rsidDel="00000000" w:rsidR="00000000" w:rsidRPr="00000000">
        <w:rPr>
          <w:b w:val="1"/>
          <w:color w:val="222222"/>
          <w:sz w:val="26"/>
          <w:szCs w:val="26"/>
          <w:rtl w:val="0"/>
        </w:rPr>
        <w:t xml:space="preserve">2.1.3 interfaces do usuário</w:t>
      </w:r>
      <w:r w:rsidDel="00000000" w:rsidR="00000000" w:rsidRPr="00000000">
        <w:rPr>
          <w:rtl w:val="0"/>
        </w:rPr>
      </w:r>
    </w:p>
    <w:p w:rsidR="00000000" w:rsidDel="00000000" w:rsidP="00000000" w:rsidRDefault="00000000" w:rsidRPr="00000000" w14:paraId="000000D5">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6">
      <w:pPr>
        <w:widowControl w:val="0"/>
        <w:spacing w:line="360" w:lineRule="auto"/>
        <w:jc w:val="both"/>
        <w:rPr>
          <w:color w:val="222222"/>
          <w:sz w:val="24"/>
          <w:szCs w:val="24"/>
        </w:rPr>
      </w:pPr>
      <w:r w:rsidDel="00000000" w:rsidR="00000000" w:rsidRPr="00000000">
        <w:rPr>
          <w:color w:val="222222"/>
          <w:sz w:val="24"/>
          <w:szCs w:val="24"/>
          <w:rtl w:val="0"/>
        </w:rPr>
        <w:t xml:space="preserve">A interface do sistema terá a seguinte disposição de ícones:</w:t>
      </w:r>
    </w:p>
    <w:p w:rsidR="00000000" w:rsidDel="00000000" w:rsidP="00000000" w:rsidRDefault="00000000" w:rsidRPr="00000000" w14:paraId="000000D7">
      <w:pPr>
        <w:widowControl w:val="0"/>
        <w:spacing w:line="360" w:lineRule="auto"/>
        <w:jc w:val="both"/>
        <w:rPr>
          <w:b w:val="1"/>
          <w:color w:val="222222"/>
          <w:sz w:val="24"/>
          <w:szCs w:val="24"/>
        </w:rPr>
      </w:pPr>
      <w:r w:rsidDel="00000000" w:rsidR="00000000" w:rsidRPr="00000000">
        <w:rPr>
          <w:color w:val="222222"/>
          <w:sz w:val="24"/>
          <w:szCs w:val="24"/>
          <w:rtl w:val="0"/>
        </w:rPr>
        <w:t xml:space="preserve">Na parte central, encontram-se os campos para login do funcionário, a realização do login possibilita acesso ao menu principal que concentra todos os atalhos para as funcionalidades do sistema. A tela inicial é o palco principal da aplicação, que através do menu principal, habilita as telas de funcionalidades do sistema.</w:t>
      </w:r>
      <w:r w:rsidDel="00000000" w:rsidR="00000000" w:rsidRPr="00000000">
        <w:rPr>
          <w:rtl w:val="0"/>
        </w:rPr>
      </w:r>
    </w:p>
    <w:p w:rsidR="00000000" w:rsidDel="00000000" w:rsidP="00000000" w:rsidRDefault="00000000" w:rsidRPr="00000000" w14:paraId="000000D8">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9">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A">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B">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C">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D">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DE">
      <w:pPr>
        <w:pStyle w:val="Heading3"/>
        <w:keepLines w:val="0"/>
        <w:widowControl w:val="0"/>
        <w:spacing w:after="60" w:before="240" w:line="240" w:lineRule="auto"/>
        <w:ind w:firstLine="718"/>
        <w:rPr>
          <w:color w:val="222222"/>
        </w:rPr>
      </w:pPr>
      <w:bookmarkStart w:colFirst="0" w:colLast="0" w:name="_heading=h.wqfezz2b5jok" w:id="16"/>
      <w:bookmarkEnd w:id="16"/>
      <w:r w:rsidDel="00000000" w:rsidR="00000000" w:rsidRPr="00000000">
        <w:rPr>
          <w:b w:val="1"/>
          <w:color w:val="222222"/>
          <w:sz w:val="26"/>
          <w:szCs w:val="26"/>
          <w:rtl w:val="0"/>
        </w:rPr>
        <w:t xml:space="preserve">2.1.4 interfaces do software</w:t>
      </w:r>
      <w:r w:rsidDel="00000000" w:rsidR="00000000" w:rsidRPr="00000000">
        <w:rPr>
          <w:rtl w:val="0"/>
        </w:rPr>
      </w:r>
    </w:p>
    <w:p w:rsidR="00000000" w:rsidDel="00000000" w:rsidP="00000000" w:rsidRDefault="00000000" w:rsidRPr="00000000" w14:paraId="000000DF">
      <w:pPr>
        <w:widowControl w:val="0"/>
        <w:spacing w:line="240" w:lineRule="auto"/>
        <w:rPr>
          <w:color w:val="222222"/>
          <w:sz w:val="24"/>
          <w:szCs w:val="24"/>
        </w:rPr>
      </w:pPr>
      <w:r w:rsidDel="00000000" w:rsidR="00000000" w:rsidRPr="00000000">
        <w:rPr>
          <w:rtl w:val="0"/>
        </w:rPr>
      </w:r>
    </w:p>
    <w:p w:rsidR="00000000" w:rsidDel="00000000" w:rsidP="00000000" w:rsidRDefault="00000000" w:rsidRPr="00000000" w14:paraId="000000E0">
      <w:pPr>
        <w:widowControl w:val="0"/>
        <w:spacing w:line="360" w:lineRule="auto"/>
        <w:ind w:left="20" w:firstLine="689"/>
        <w:jc w:val="both"/>
        <w:rPr>
          <w:b w:val="1"/>
          <w:color w:val="222222"/>
          <w:sz w:val="24"/>
          <w:szCs w:val="24"/>
        </w:rPr>
      </w:pPr>
      <w:bookmarkStart w:colFirst="0" w:colLast="0" w:name="_heading=h.lnxbz9" w:id="17"/>
      <w:bookmarkEnd w:id="17"/>
      <w:r w:rsidDel="00000000" w:rsidR="00000000" w:rsidRPr="00000000">
        <w:rPr>
          <w:color w:val="222222"/>
          <w:sz w:val="24"/>
          <w:szCs w:val="24"/>
          <w:rtl w:val="0"/>
        </w:rPr>
        <w:t xml:space="preserve">Para a atual versão do sistema, será incluído o ligamento de integração com sistemas de banco de dados, considerando que os dados serão armazenados no banco de dados Postgre para web e Firebase para mobile.</w:t>
      </w:r>
      <w:r w:rsidDel="00000000" w:rsidR="00000000" w:rsidRPr="00000000">
        <w:rPr>
          <w:rtl w:val="0"/>
        </w:rPr>
      </w:r>
    </w:p>
    <w:p w:rsidR="00000000" w:rsidDel="00000000" w:rsidP="00000000" w:rsidRDefault="00000000" w:rsidRPr="00000000" w14:paraId="000000E1">
      <w:pPr>
        <w:spacing w:line="360" w:lineRule="auto"/>
        <w:ind w:left="0" w:firstLine="0"/>
        <w:jc w:val="both"/>
        <w:rPr>
          <w:b w:val="1"/>
          <w:color w:val="222222"/>
          <w:sz w:val="24"/>
          <w:szCs w:val="24"/>
        </w:rPr>
      </w:pPr>
      <w:r w:rsidDel="00000000" w:rsidR="00000000" w:rsidRPr="00000000">
        <w:rPr>
          <w:rtl w:val="0"/>
        </w:rPr>
      </w:r>
    </w:p>
    <w:p w:rsidR="00000000" w:rsidDel="00000000" w:rsidP="00000000" w:rsidRDefault="00000000" w:rsidRPr="00000000" w14:paraId="000000E2">
      <w:pPr>
        <w:pStyle w:val="Heading3"/>
        <w:ind w:firstLine="720"/>
        <w:rPr>
          <w:b w:val="1"/>
          <w:color w:val="222222"/>
          <w:sz w:val="26"/>
          <w:szCs w:val="26"/>
        </w:rPr>
      </w:pPr>
      <w:bookmarkStart w:colFirst="0" w:colLast="0" w:name="_heading=h.44sinio" w:id="18"/>
      <w:bookmarkEnd w:id="18"/>
      <w:r w:rsidDel="00000000" w:rsidR="00000000" w:rsidRPr="00000000">
        <w:rPr>
          <w:b w:val="1"/>
          <w:color w:val="222222"/>
          <w:sz w:val="26"/>
          <w:szCs w:val="26"/>
          <w:rtl w:val="0"/>
        </w:rPr>
        <w:t xml:space="preserve">2.1.5 Interfaces de comunicação</w:t>
      </w:r>
    </w:p>
    <w:p w:rsidR="00000000" w:rsidDel="00000000" w:rsidP="00000000" w:rsidRDefault="00000000" w:rsidRPr="00000000" w14:paraId="000000E3">
      <w:pPr>
        <w:rPr>
          <w:color w:val="222222"/>
        </w:rPr>
      </w:pPr>
      <w:r w:rsidDel="00000000" w:rsidR="00000000" w:rsidRPr="00000000">
        <w:rPr>
          <w:rtl w:val="0"/>
        </w:rPr>
      </w:r>
    </w:p>
    <w:p w:rsidR="00000000" w:rsidDel="00000000" w:rsidP="00000000" w:rsidRDefault="00000000" w:rsidRPr="00000000" w14:paraId="000000E4">
      <w:pPr>
        <w:ind w:left="0" w:firstLine="708.6614173228347"/>
        <w:jc w:val="both"/>
        <w:rPr>
          <w:color w:val="222222"/>
          <w:sz w:val="24"/>
          <w:szCs w:val="24"/>
        </w:rPr>
      </w:pPr>
      <w:r w:rsidDel="00000000" w:rsidR="00000000" w:rsidRPr="00000000">
        <w:rPr>
          <w:color w:val="222222"/>
          <w:sz w:val="24"/>
          <w:szCs w:val="24"/>
          <w:rtl w:val="0"/>
        </w:rPr>
        <w:t xml:space="preserve">O banco de dados no qual será constituído a persistência de dados, será o Postgre, se o software for armazenamento em nuvem apenas irá precisar acessar o http do software, porém se for apenas local (Offline) irá precisar dos pacotes JAVA dentro da máquina, já em sua versão mobile usaremos o Firebase armazenando e sincronizando dados com o banco de dados na nuvem NoSQL.</w:t>
      </w:r>
    </w:p>
    <w:p w:rsidR="00000000" w:rsidDel="00000000" w:rsidP="00000000" w:rsidRDefault="00000000" w:rsidRPr="00000000" w14:paraId="000000E5">
      <w:pPr>
        <w:spacing w:line="360" w:lineRule="auto"/>
        <w:ind w:left="0" w:firstLine="0"/>
        <w:jc w:val="both"/>
        <w:rPr>
          <w:i w:val="1"/>
          <w:color w:val="222222"/>
          <w:sz w:val="24"/>
          <w:szCs w:val="24"/>
        </w:rPr>
      </w:pPr>
      <w:r w:rsidDel="00000000" w:rsidR="00000000" w:rsidRPr="00000000">
        <w:rPr>
          <w:rtl w:val="0"/>
        </w:rPr>
      </w:r>
    </w:p>
    <w:p w:rsidR="00000000" w:rsidDel="00000000" w:rsidP="00000000" w:rsidRDefault="00000000" w:rsidRPr="00000000" w14:paraId="000000E6">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7">
      <w:pPr>
        <w:pStyle w:val="Heading3"/>
        <w:keepLines w:val="0"/>
        <w:widowControl w:val="0"/>
        <w:spacing w:after="60" w:before="240" w:line="240" w:lineRule="auto"/>
        <w:ind w:firstLine="720"/>
        <w:rPr>
          <w:color w:val="222222"/>
        </w:rPr>
      </w:pPr>
      <w:bookmarkStart w:colFirst="0" w:colLast="0" w:name="_heading=h.spp2pmo4hxn0" w:id="19"/>
      <w:bookmarkEnd w:id="19"/>
      <w:r w:rsidDel="00000000" w:rsidR="00000000" w:rsidRPr="00000000">
        <w:rPr>
          <w:b w:val="1"/>
          <w:color w:val="222222"/>
          <w:sz w:val="26"/>
          <w:szCs w:val="26"/>
          <w:rtl w:val="0"/>
        </w:rPr>
        <w:t xml:space="preserve">2.1.6 Limites de memória</w:t>
      </w:r>
      <w:r w:rsidDel="00000000" w:rsidR="00000000" w:rsidRPr="00000000">
        <w:rPr>
          <w:rtl w:val="0"/>
        </w:rPr>
      </w:r>
    </w:p>
    <w:p w:rsidR="00000000" w:rsidDel="00000000" w:rsidP="00000000" w:rsidRDefault="00000000" w:rsidRPr="00000000" w14:paraId="000000E8">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9">
      <w:pPr>
        <w:widowControl w:val="0"/>
        <w:spacing w:line="360" w:lineRule="auto"/>
        <w:ind w:left="20" w:firstLine="689"/>
        <w:jc w:val="both"/>
        <w:rPr>
          <w:b w:val="1"/>
          <w:color w:val="222222"/>
          <w:sz w:val="24"/>
          <w:szCs w:val="24"/>
        </w:rPr>
      </w:pPr>
      <w:r w:rsidDel="00000000" w:rsidR="00000000" w:rsidRPr="00000000">
        <w:rPr>
          <w:color w:val="222222"/>
          <w:sz w:val="24"/>
          <w:szCs w:val="24"/>
          <w:rtl w:val="0"/>
        </w:rPr>
        <w:t xml:space="preserve">Para a perfeita instalação do sistema deve ser reservada um espaço em memória de 3gb a 4gb para armazenamento da pasta do sistema contendo seus arquivos de configuração e executável. Já em sua versão mobile precisamos em média 70mb.</w:t>
      </w:r>
      <w:r w:rsidDel="00000000" w:rsidR="00000000" w:rsidRPr="00000000">
        <w:rPr>
          <w:rtl w:val="0"/>
        </w:rPr>
      </w:r>
    </w:p>
    <w:p w:rsidR="00000000" w:rsidDel="00000000" w:rsidP="00000000" w:rsidRDefault="00000000" w:rsidRPr="00000000" w14:paraId="000000EA">
      <w:pPr>
        <w:spacing w:line="360" w:lineRule="auto"/>
        <w:ind w:left="0" w:firstLine="0"/>
        <w:jc w:val="both"/>
        <w:rPr>
          <w:b w:val="1"/>
          <w:color w:val="222222"/>
          <w:sz w:val="24"/>
          <w:szCs w:val="24"/>
        </w:rPr>
      </w:pPr>
      <w:r w:rsidDel="00000000" w:rsidR="00000000" w:rsidRPr="00000000">
        <w:rPr>
          <w:rtl w:val="0"/>
        </w:rPr>
      </w:r>
    </w:p>
    <w:p w:rsidR="00000000" w:rsidDel="00000000" w:rsidP="00000000" w:rsidRDefault="00000000" w:rsidRPr="00000000" w14:paraId="000000EB">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C">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D">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E">
      <w:pPr>
        <w:spacing w:line="360" w:lineRule="auto"/>
        <w:ind w:left="20" w:firstLine="689"/>
        <w:jc w:val="both"/>
        <w:rPr>
          <w:b w:val="1"/>
          <w:color w:val="222222"/>
          <w:sz w:val="24"/>
          <w:szCs w:val="24"/>
        </w:rPr>
      </w:pPr>
      <w:r w:rsidDel="00000000" w:rsidR="00000000" w:rsidRPr="00000000">
        <w:rPr>
          <w:rtl w:val="0"/>
        </w:rPr>
      </w:r>
    </w:p>
    <w:p w:rsidR="00000000" w:rsidDel="00000000" w:rsidP="00000000" w:rsidRDefault="00000000" w:rsidRPr="00000000" w14:paraId="000000EF">
      <w:pPr>
        <w:pStyle w:val="Heading3"/>
        <w:ind w:firstLine="720"/>
        <w:rPr>
          <w:b w:val="1"/>
          <w:color w:val="222222"/>
          <w:sz w:val="26"/>
          <w:szCs w:val="26"/>
        </w:rPr>
      </w:pPr>
      <w:bookmarkStart w:colFirst="0" w:colLast="0" w:name="_heading=h.3j2qqm3" w:id="20"/>
      <w:bookmarkEnd w:id="20"/>
      <w:r w:rsidDel="00000000" w:rsidR="00000000" w:rsidRPr="00000000">
        <w:rPr>
          <w:b w:val="1"/>
          <w:color w:val="222222"/>
          <w:sz w:val="26"/>
          <w:szCs w:val="26"/>
          <w:rtl w:val="0"/>
        </w:rPr>
        <w:t xml:space="preserve">2.1.7 Requisitos de adaptação do local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WEB:</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numPr>
          <w:ilvl w:val="0"/>
          <w:numId w:val="7"/>
        </w:numPr>
        <w:spacing w:line="480" w:lineRule="auto"/>
        <w:ind w:left="720" w:hanging="360"/>
        <w:jc w:val="both"/>
        <w:rPr>
          <w:color w:val="222222"/>
          <w:sz w:val="24"/>
          <w:szCs w:val="24"/>
        </w:rPr>
      </w:pPr>
      <w:r w:rsidDel="00000000" w:rsidR="00000000" w:rsidRPr="00000000">
        <w:rPr>
          <w:color w:val="222222"/>
          <w:sz w:val="24"/>
          <w:szCs w:val="24"/>
          <w:rtl w:val="0"/>
        </w:rPr>
        <w:t xml:space="preserve">Será necessário uma máquina servidor, no qual será instalado o banco de dados Postgre.</w:t>
      </w:r>
    </w:p>
    <w:p w:rsidR="00000000" w:rsidDel="00000000" w:rsidP="00000000" w:rsidRDefault="00000000" w:rsidRPr="00000000" w14:paraId="000000F4">
      <w:pPr>
        <w:numPr>
          <w:ilvl w:val="0"/>
          <w:numId w:val="7"/>
        </w:numPr>
        <w:spacing w:line="480" w:lineRule="auto"/>
        <w:ind w:left="720" w:hanging="360"/>
        <w:jc w:val="both"/>
        <w:rPr>
          <w:color w:val="222222"/>
          <w:sz w:val="24"/>
          <w:szCs w:val="24"/>
        </w:rPr>
      </w:pPr>
      <w:r w:rsidDel="00000000" w:rsidR="00000000" w:rsidRPr="00000000">
        <w:rPr>
          <w:color w:val="222222"/>
          <w:sz w:val="24"/>
          <w:szCs w:val="24"/>
          <w:rtl w:val="0"/>
        </w:rPr>
        <w:t xml:space="preserve">As máquinas para acesso ao sistema deverão ter espaço de armazenamento na quantidade de 3gb a 4gb.</w:t>
      </w:r>
    </w:p>
    <w:p w:rsidR="00000000" w:rsidDel="00000000" w:rsidP="00000000" w:rsidRDefault="00000000" w:rsidRPr="00000000" w14:paraId="000000F5">
      <w:pPr>
        <w:numPr>
          <w:ilvl w:val="0"/>
          <w:numId w:val="7"/>
        </w:numPr>
        <w:spacing w:line="480" w:lineRule="auto"/>
        <w:ind w:left="720" w:hanging="360"/>
        <w:jc w:val="both"/>
        <w:rPr>
          <w:color w:val="222222"/>
          <w:sz w:val="24"/>
          <w:szCs w:val="24"/>
        </w:rPr>
      </w:pPr>
      <w:r w:rsidDel="00000000" w:rsidR="00000000" w:rsidRPr="00000000">
        <w:rPr>
          <w:color w:val="222222"/>
          <w:sz w:val="24"/>
          <w:szCs w:val="24"/>
          <w:rtl w:val="0"/>
        </w:rPr>
        <w:t xml:space="preserve"> Necessário uma configuração de 4 gigas de ram no mínimo.</w:t>
      </w:r>
    </w:p>
    <w:p w:rsidR="00000000" w:rsidDel="00000000" w:rsidP="00000000" w:rsidRDefault="00000000" w:rsidRPr="00000000" w14:paraId="000000F6">
      <w:pPr>
        <w:numPr>
          <w:ilvl w:val="0"/>
          <w:numId w:val="7"/>
        </w:numPr>
        <w:spacing w:line="480" w:lineRule="auto"/>
        <w:ind w:left="720" w:hanging="360"/>
        <w:jc w:val="both"/>
        <w:rPr>
          <w:color w:val="222222"/>
          <w:sz w:val="24"/>
          <w:szCs w:val="24"/>
        </w:rPr>
      </w:pPr>
      <w:r w:rsidDel="00000000" w:rsidR="00000000" w:rsidRPr="00000000">
        <w:rPr>
          <w:color w:val="222222"/>
          <w:sz w:val="24"/>
          <w:szCs w:val="24"/>
          <w:rtl w:val="0"/>
        </w:rPr>
        <w:t xml:space="preserve">Dispositivo com acesso ao navegador.</w:t>
      </w:r>
    </w:p>
    <w:p w:rsidR="00000000" w:rsidDel="00000000" w:rsidP="00000000" w:rsidRDefault="00000000" w:rsidRPr="00000000" w14:paraId="000000F7">
      <w:pPr>
        <w:numPr>
          <w:ilvl w:val="0"/>
          <w:numId w:val="7"/>
        </w:numPr>
        <w:spacing w:line="480" w:lineRule="auto"/>
        <w:ind w:left="720" w:hanging="360"/>
        <w:jc w:val="both"/>
        <w:rPr>
          <w:color w:val="222222"/>
          <w:sz w:val="24"/>
          <w:szCs w:val="24"/>
        </w:rPr>
      </w:pPr>
      <w:r w:rsidDel="00000000" w:rsidR="00000000" w:rsidRPr="00000000">
        <w:rPr>
          <w:color w:val="222222"/>
          <w:sz w:val="24"/>
          <w:szCs w:val="24"/>
          <w:rtl w:val="0"/>
        </w:rPr>
        <w:t xml:space="preserve">Internet com conexão estável. </w:t>
      </w:r>
    </w:p>
    <w:p w:rsidR="00000000" w:rsidDel="00000000" w:rsidP="00000000" w:rsidRDefault="00000000" w:rsidRPr="00000000" w14:paraId="000000F8">
      <w:pPr>
        <w:spacing w:line="480" w:lineRule="auto"/>
        <w:jc w:val="both"/>
        <w:rPr>
          <w:color w:val="222222"/>
          <w:sz w:val="24"/>
          <w:szCs w:val="24"/>
        </w:rPr>
      </w:pPr>
      <w:r w:rsidDel="00000000" w:rsidR="00000000" w:rsidRPr="00000000">
        <w:rPr>
          <w:color w:val="222222"/>
          <w:sz w:val="24"/>
          <w:szCs w:val="24"/>
          <w:rtl w:val="0"/>
        </w:rPr>
        <w:t xml:space="preserve">MOBILE:</w:t>
      </w:r>
    </w:p>
    <w:p w:rsidR="00000000" w:rsidDel="00000000" w:rsidP="00000000" w:rsidRDefault="00000000" w:rsidRPr="00000000" w14:paraId="000000F9">
      <w:pPr>
        <w:numPr>
          <w:ilvl w:val="0"/>
          <w:numId w:val="9"/>
        </w:numPr>
        <w:spacing w:line="480" w:lineRule="auto"/>
        <w:ind w:left="720" w:hanging="360"/>
        <w:jc w:val="both"/>
        <w:rPr>
          <w:color w:val="222222"/>
          <w:sz w:val="24"/>
          <w:szCs w:val="24"/>
          <w:u w:val="none"/>
        </w:rPr>
      </w:pPr>
      <w:r w:rsidDel="00000000" w:rsidR="00000000" w:rsidRPr="00000000">
        <w:rPr>
          <w:color w:val="222222"/>
          <w:sz w:val="24"/>
          <w:szCs w:val="24"/>
          <w:rtl w:val="0"/>
        </w:rPr>
        <w:t xml:space="preserve">Um aparelho móvel ou tablet.</w:t>
      </w:r>
    </w:p>
    <w:p w:rsidR="00000000" w:rsidDel="00000000" w:rsidP="00000000" w:rsidRDefault="00000000" w:rsidRPr="00000000" w14:paraId="000000FA">
      <w:pPr>
        <w:numPr>
          <w:ilvl w:val="0"/>
          <w:numId w:val="9"/>
        </w:numPr>
        <w:spacing w:line="480" w:lineRule="auto"/>
        <w:ind w:left="720" w:hanging="360"/>
        <w:jc w:val="both"/>
        <w:rPr>
          <w:color w:val="222222"/>
          <w:sz w:val="24"/>
          <w:szCs w:val="24"/>
          <w:u w:val="none"/>
        </w:rPr>
      </w:pPr>
      <w:r w:rsidDel="00000000" w:rsidR="00000000" w:rsidRPr="00000000">
        <w:rPr>
          <w:color w:val="222222"/>
          <w:sz w:val="24"/>
          <w:szCs w:val="24"/>
          <w:rtl w:val="0"/>
        </w:rPr>
        <w:t xml:space="preserve">Aparelho deve conter 70mb de memória.</w:t>
      </w:r>
    </w:p>
    <w:p w:rsidR="00000000" w:rsidDel="00000000" w:rsidP="00000000" w:rsidRDefault="00000000" w:rsidRPr="00000000" w14:paraId="000000FB">
      <w:pPr>
        <w:numPr>
          <w:ilvl w:val="0"/>
          <w:numId w:val="9"/>
        </w:numPr>
        <w:spacing w:line="480" w:lineRule="auto"/>
        <w:ind w:left="720" w:hanging="360"/>
        <w:jc w:val="both"/>
        <w:rPr>
          <w:color w:val="222222"/>
          <w:sz w:val="24"/>
          <w:szCs w:val="24"/>
          <w:u w:val="none"/>
        </w:rPr>
      </w:pPr>
      <w:r w:rsidDel="00000000" w:rsidR="00000000" w:rsidRPr="00000000">
        <w:rPr>
          <w:color w:val="222222"/>
          <w:sz w:val="24"/>
          <w:szCs w:val="24"/>
          <w:rtl w:val="0"/>
        </w:rPr>
        <w:t xml:space="preserve">Internet com conexão estável.</w:t>
      </w:r>
    </w:p>
    <w:p w:rsidR="00000000" w:rsidDel="00000000" w:rsidP="00000000" w:rsidRDefault="00000000" w:rsidRPr="00000000" w14:paraId="000000FC">
      <w:pPr>
        <w:spacing w:line="480" w:lineRule="auto"/>
        <w:ind w:left="720" w:firstLine="0"/>
        <w:jc w:val="both"/>
        <w:rPr>
          <w:color w:val="222222"/>
          <w:sz w:val="24"/>
          <w:szCs w:val="24"/>
        </w:rPr>
      </w:pPr>
      <w:r w:rsidDel="00000000" w:rsidR="00000000" w:rsidRPr="00000000">
        <w:rPr>
          <w:rtl w:val="0"/>
        </w:rPr>
      </w:r>
    </w:p>
    <w:p w:rsidR="00000000" w:rsidDel="00000000" w:rsidP="00000000" w:rsidRDefault="00000000" w:rsidRPr="00000000" w14:paraId="000000FD">
      <w:pPr>
        <w:pStyle w:val="Heading2"/>
        <w:ind w:firstLine="720"/>
        <w:rPr>
          <w:b w:val="1"/>
          <w:color w:val="222222"/>
          <w:sz w:val="26"/>
          <w:szCs w:val="26"/>
        </w:rPr>
      </w:pPr>
      <w:bookmarkStart w:colFirst="0" w:colLast="0" w:name="_heading=h.2xcytpi" w:id="21"/>
      <w:bookmarkEnd w:id="21"/>
      <w:r w:rsidDel="00000000" w:rsidR="00000000" w:rsidRPr="00000000">
        <w:rPr>
          <w:b w:val="1"/>
          <w:color w:val="222222"/>
          <w:sz w:val="26"/>
          <w:szCs w:val="26"/>
          <w:rtl w:val="0"/>
        </w:rPr>
        <w:t xml:space="preserve">2.1.8 Funções do produto/sistema</w:t>
      </w:r>
    </w:p>
    <w:p w:rsidR="00000000" w:rsidDel="00000000" w:rsidP="00000000" w:rsidRDefault="00000000" w:rsidRPr="00000000" w14:paraId="000000FE">
      <w:pPr>
        <w:rPr>
          <w:color w:val="222222"/>
        </w:rPr>
      </w:pPr>
      <w:r w:rsidDel="00000000" w:rsidR="00000000" w:rsidRPr="00000000">
        <w:rPr>
          <w:color w:val="222222"/>
          <w:rtl w:val="0"/>
        </w:rPr>
        <w:t xml:space="preserve"> </w:t>
      </w:r>
    </w:p>
    <w:p w:rsidR="00000000" w:rsidDel="00000000" w:rsidP="00000000" w:rsidRDefault="00000000" w:rsidRPr="00000000" w14:paraId="000000FF">
      <w:pPr>
        <w:rPr>
          <w:color w:val="222222"/>
        </w:rPr>
      </w:pPr>
      <w:r w:rsidDel="00000000" w:rsidR="00000000" w:rsidRPr="00000000">
        <w:rPr>
          <w:rtl w:val="0"/>
        </w:rPr>
      </w:r>
    </w:p>
    <w:p w:rsidR="00000000" w:rsidDel="00000000" w:rsidP="00000000" w:rsidRDefault="00000000" w:rsidRPr="00000000" w14:paraId="00000100">
      <w:pPr>
        <w:numPr>
          <w:ilvl w:val="0"/>
          <w:numId w:val="8"/>
        </w:numPr>
        <w:tabs>
          <w:tab w:val="left" w:pos="0"/>
        </w:tabs>
        <w:spacing w:line="480" w:lineRule="auto"/>
        <w:ind w:left="720" w:hanging="360"/>
        <w:rPr>
          <w:color w:val="222222"/>
          <w:sz w:val="24"/>
          <w:szCs w:val="24"/>
        </w:rPr>
      </w:pPr>
      <w:r w:rsidDel="00000000" w:rsidR="00000000" w:rsidRPr="00000000">
        <w:rPr>
          <w:color w:val="222222"/>
          <w:sz w:val="24"/>
          <w:szCs w:val="24"/>
          <w:rtl w:val="0"/>
        </w:rPr>
        <w:t xml:space="preserve">Controles de produção</w:t>
      </w:r>
    </w:p>
    <w:p w:rsidR="00000000" w:rsidDel="00000000" w:rsidP="00000000" w:rsidRDefault="00000000" w:rsidRPr="00000000" w14:paraId="00000101">
      <w:pPr>
        <w:numPr>
          <w:ilvl w:val="0"/>
          <w:numId w:val="8"/>
        </w:numPr>
        <w:tabs>
          <w:tab w:val="left" w:pos="0"/>
        </w:tabs>
        <w:spacing w:line="480" w:lineRule="auto"/>
        <w:ind w:left="720" w:hanging="360"/>
        <w:rPr>
          <w:color w:val="222222"/>
          <w:sz w:val="24"/>
          <w:szCs w:val="24"/>
        </w:rPr>
      </w:pPr>
      <w:r w:rsidDel="00000000" w:rsidR="00000000" w:rsidRPr="00000000">
        <w:rPr>
          <w:color w:val="222222"/>
          <w:sz w:val="24"/>
          <w:szCs w:val="24"/>
          <w:rtl w:val="0"/>
        </w:rPr>
        <w:t xml:space="preserve">Controle de produção por animais.</w:t>
      </w:r>
    </w:p>
    <w:p w:rsidR="00000000" w:rsidDel="00000000" w:rsidP="00000000" w:rsidRDefault="00000000" w:rsidRPr="00000000" w14:paraId="00000102">
      <w:pPr>
        <w:numPr>
          <w:ilvl w:val="0"/>
          <w:numId w:val="8"/>
        </w:numPr>
        <w:tabs>
          <w:tab w:val="left" w:pos="0"/>
        </w:tabs>
        <w:spacing w:line="480" w:lineRule="auto"/>
        <w:ind w:left="720" w:hanging="360"/>
        <w:rPr>
          <w:color w:val="222222"/>
          <w:sz w:val="24"/>
          <w:szCs w:val="24"/>
        </w:rPr>
      </w:pPr>
      <w:r w:rsidDel="00000000" w:rsidR="00000000" w:rsidRPr="00000000">
        <w:rPr>
          <w:color w:val="222222"/>
          <w:sz w:val="24"/>
          <w:szCs w:val="24"/>
          <w:rtl w:val="0"/>
        </w:rPr>
        <w:t xml:space="preserve">Persistência de usuário.</w:t>
      </w:r>
    </w:p>
    <w:p w:rsidR="00000000" w:rsidDel="00000000" w:rsidP="00000000" w:rsidRDefault="00000000" w:rsidRPr="00000000" w14:paraId="00000103">
      <w:pPr>
        <w:numPr>
          <w:ilvl w:val="0"/>
          <w:numId w:val="8"/>
        </w:numPr>
        <w:tabs>
          <w:tab w:val="left" w:pos="0"/>
        </w:tabs>
        <w:spacing w:line="480" w:lineRule="auto"/>
        <w:ind w:left="720" w:hanging="360"/>
        <w:rPr>
          <w:color w:val="222222"/>
          <w:sz w:val="24"/>
          <w:szCs w:val="24"/>
        </w:rPr>
      </w:pPr>
      <w:r w:rsidDel="00000000" w:rsidR="00000000" w:rsidRPr="00000000">
        <w:rPr>
          <w:color w:val="222222"/>
          <w:sz w:val="24"/>
          <w:szCs w:val="24"/>
          <w:rtl w:val="0"/>
        </w:rPr>
        <w:t xml:space="preserve">Armazenamento de dados no banco de dados.</w:t>
      </w:r>
    </w:p>
    <w:p w:rsidR="00000000" w:rsidDel="00000000" w:rsidP="00000000" w:rsidRDefault="00000000" w:rsidRPr="00000000" w14:paraId="00000104">
      <w:pPr>
        <w:numPr>
          <w:ilvl w:val="0"/>
          <w:numId w:val="8"/>
        </w:numPr>
        <w:tabs>
          <w:tab w:val="left" w:pos="0"/>
        </w:tabs>
        <w:spacing w:line="480" w:lineRule="auto"/>
        <w:ind w:left="720" w:hanging="360"/>
        <w:rPr>
          <w:color w:val="222222"/>
          <w:sz w:val="24"/>
          <w:szCs w:val="24"/>
        </w:rPr>
      </w:pPr>
      <w:r w:rsidDel="00000000" w:rsidR="00000000" w:rsidRPr="00000000">
        <w:rPr>
          <w:color w:val="222222"/>
          <w:sz w:val="24"/>
          <w:szCs w:val="24"/>
          <w:rtl w:val="0"/>
        </w:rPr>
        <w:t xml:space="preserve">Validação de campos cpf e cnpj. </w:t>
      </w:r>
    </w:p>
    <w:p w:rsidR="00000000" w:rsidDel="00000000" w:rsidP="00000000" w:rsidRDefault="00000000" w:rsidRPr="00000000" w14:paraId="00000105">
      <w:pPr>
        <w:numPr>
          <w:ilvl w:val="0"/>
          <w:numId w:val="8"/>
        </w:numPr>
        <w:tabs>
          <w:tab w:val="left" w:pos="0"/>
        </w:tabs>
        <w:spacing w:line="480" w:lineRule="auto"/>
        <w:ind w:left="720" w:hanging="360"/>
        <w:rPr>
          <w:color w:val="222222"/>
          <w:sz w:val="24"/>
          <w:szCs w:val="24"/>
          <w:u w:val="none"/>
        </w:rPr>
      </w:pPr>
      <w:r w:rsidDel="00000000" w:rsidR="00000000" w:rsidRPr="00000000">
        <w:rPr>
          <w:color w:val="222222"/>
          <w:sz w:val="24"/>
          <w:szCs w:val="24"/>
          <w:rtl w:val="0"/>
        </w:rPr>
        <w:t xml:space="preserve">,Conexão com Facebook.</w:t>
      </w:r>
    </w:p>
    <w:p w:rsidR="00000000" w:rsidDel="00000000" w:rsidP="00000000" w:rsidRDefault="00000000" w:rsidRPr="00000000" w14:paraId="00000106">
      <w:pPr>
        <w:tabs>
          <w:tab w:val="left" w:pos="0"/>
        </w:tabs>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107">
      <w:pPr>
        <w:pStyle w:val="Heading2"/>
        <w:ind w:firstLine="720"/>
        <w:rPr>
          <w:b w:val="1"/>
          <w:color w:val="222222"/>
          <w:sz w:val="26"/>
          <w:szCs w:val="26"/>
        </w:rPr>
      </w:pPr>
      <w:bookmarkStart w:colFirst="0" w:colLast="0" w:name="_heading=h.1ci93xb" w:id="22"/>
      <w:bookmarkEnd w:id="22"/>
      <w:r w:rsidDel="00000000" w:rsidR="00000000" w:rsidRPr="00000000">
        <w:rPr>
          <w:b w:val="1"/>
          <w:color w:val="222222"/>
          <w:sz w:val="26"/>
          <w:szCs w:val="26"/>
          <w:rtl w:val="0"/>
        </w:rPr>
        <w:t xml:space="preserve">2.1.9 Características dos usuários</w:t>
      </w:r>
    </w:p>
    <w:p w:rsidR="00000000" w:rsidDel="00000000" w:rsidP="00000000" w:rsidRDefault="00000000" w:rsidRPr="00000000" w14:paraId="00000108">
      <w:pPr>
        <w:rPr>
          <w:color w:val="222222"/>
        </w:rPr>
      </w:pPr>
      <w:r w:rsidDel="00000000" w:rsidR="00000000" w:rsidRPr="00000000">
        <w:rPr>
          <w:rtl w:val="0"/>
        </w:rPr>
      </w:r>
    </w:p>
    <w:p w:rsidR="00000000" w:rsidDel="00000000" w:rsidP="00000000" w:rsidRDefault="00000000" w:rsidRPr="00000000" w14:paraId="00000109">
      <w:pPr>
        <w:widowControl w:val="0"/>
        <w:tabs>
          <w:tab w:val="left" w:pos="0"/>
        </w:tabs>
        <w:spacing w:line="360" w:lineRule="auto"/>
        <w:ind w:firstLine="709"/>
        <w:jc w:val="both"/>
        <w:rPr>
          <w:color w:val="222222"/>
          <w:sz w:val="24"/>
          <w:szCs w:val="24"/>
        </w:rPr>
      </w:pPr>
      <w:r w:rsidDel="00000000" w:rsidR="00000000" w:rsidRPr="00000000">
        <w:rPr>
          <w:color w:val="222222"/>
          <w:sz w:val="24"/>
          <w:szCs w:val="24"/>
          <w:rtl w:val="0"/>
        </w:rPr>
        <w:t xml:space="preserve">De modo geral os utilizadores do sistema serão os funcionários designados pela empresa ou o administrador da empresa, serão os operadores do sistema. Possuir conhecimento intermediário como operador de sistemas web, conhecimento da área de pecuária responsável pela parte bovina e controle de produção.</w:t>
      </w:r>
    </w:p>
    <w:p w:rsidR="00000000" w:rsidDel="00000000" w:rsidP="00000000" w:rsidRDefault="00000000" w:rsidRPr="00000000" w14:paraId="0000010A">
      <w:pPr>
        <w:tabs>
          <w:tab w:val="left" w:pos="0"/>
        </w:tabs>
        <w:spacing w:line="360" w:lineRule="auto"/>
        <w:ind w:left="0" w:firstLine="0"/>
        <w:jc w:val="both"/>
        <w:rPr>
          <w:i w:val="1"/>
          <w:color w:val="222222"/>
          <w:sz w:val="24"/>
          <w:szCs w:val="24"/>
        </w:rPr>
      </w:pPr>
      <w:r w:rsidDel="00000000" w:rsidR="00000000" w:rsidRPr="00000000">
        <w:rPr>
          <w:rtl w:val="0"/>
        </w:rPr>
      </w:r>
    </w:p>
    <w:p w:rsidR="00000000" w:rsidDel="00000000" w:rsidP="00000000" w:rsidRDefault="00000000" w:rsidRPr="00000000" w14:paraId="0000010B">
      <w:pPr>
        <w:tabs>
          <w:tab w:val="left" w:pos="0"/>
        </w:tabs>
        <w:spacing w:line="360" w:lineRule="auto"/>
        <w:ind w:left="0" w:firstLine="0"/>
        <w:jc w:val="both"/>
        <w:rPr>
          <w:i w:val="1"/>
          <w:color w:val="222222"/>
          <w:sz w:val="24"/>
          <w:szCs w:val="24"/>
        </w:rPr>
      </w:pPr>
      <w:r w:rsidDel="00000000" w:rsidR="00000000" w:rsidRPr="00000000">
        <w:rPr>
          <w:rtl w:val="0"/>
        </w:rPr>
      </w:r>
    </w:p>
    <w:p w:rsidR="00000000" w:rsidDel="00000000" w:rsidP="00000000" w:rsidRDefault="00000000" w:rsidRPr="00000000" w14:paraId="0000010C">
      <w:pPr>
        <w:pStyle w:val="Heading2"/>
        <w:ind w:firstLine="720"/>
        <w:rPr>
          <w:b w:val="1"/>
          <w:color w:val="222222"/>
          <w:sz w:val="26"/>
          <w:szCs w:val="26"/>
        </w:rPr>
      </w:pPr>
      <w:bookmarkStart w:colFirst="0" w:colLast="0" w:name="_heading=h.2bn6wsx" w:id="23"/>
      <w:bookmarkEnd w:id="23"/>
      <w:r w:rsidDel="00000000" w:rsidR="00000000" w:rsidRPr="00000000">
        <w:rPr>
          <w:b w:val="1"/>
          <w:color w:val="222222"/>
          <w:sz w:val="26"/>
          <w:szCs w:val="26"/>
          <w:rtl w:val="0"/>
        </w:rPr>
        <w:t xml:space="preserve">2.2.0 Suposições/dependências</w:t>
      </w:r>
    </w:p>
    <w:p w:rsidR="00000000" w:rsidDel="00000000" w:rsidP="00000000" w:rsidRDefault="00000000" w:rsidRPr="00000000" w14:paraId="0000010D">
      <w:pPr>
        <w:rPr>
          <w:color w:val="222222"/>
        </w:rPr>
      </w:pPr>
      <w:r w:rsidDel="00000000" w:rsidR="00000000" w:rsidRPr="00000000">
        <w:rPr>
          <w:rtl w:val="0"/>
        </w:rPr>
      </w:r>
    </w:p>
    <w:p w:rsidR="00000000" w:rsidDel="00000000" w:rsidP="00000000" w:rsidRDefault="00000000" w:rsidRPr="00000000" w14:paraId="0000010E">
      <w:pPr>
        <w:widowControl w:val="0"/>
        <w:tabs>
          <w:tab w:val="left" w:pos="0"/>
        </w:tabs>
        <w:spacing w:line="360" w:lineRule="auto"/>
        <w:ind w:firstLine="709"/>
        <w:jc w:val="both"/>
        <w:rPr>
          <w:color w:val="222222"/>
          <w:sz w:val="24"/>
          <w:szCs w:val="24"/>
        </w:rPr>
      </w:pPr>
      <w:r w:rsidDel="00000000" w:rsidR="00000000" w:rsidRPr="00000000">
        <w:rPr>
          <w:i w:val="1"/>
          <w:color w:val="222222"/>
          <w:sz w:val="24"/>
          <w:szCs w:val="24"/>
          <w:rtl w:val="0"/>
        </w:rPr>
        <w:t xml:space="preserve">O</w:t>
      </w:r>
      <w:r w:rsidDel="00000000" w:rsidR="00000000" w:rsidRPr="00000000">
        <w:rPr>
          <w:color w:val="222222"/>
          <w:sz w:val="24"/>
          <w:szCs w:val="24"/>
          <w:rtl w:val="0"/>
        </w:rPr>
        <w:t xml:space="preserve"> fator mão de obra tende a ser um dos fatores mais sensíveis a construção deste software. Outra questão sensível é o tempo entre o início do projeto e a sua conclusão definitiva, tendo em vista que o mesmo possui um nível de complexidade mediano fazendo com que o tempo para sua execução seja estendido.</w:t>
      </w:r>
    </w:p>
    <w:p w:rsidR="00000000" w:rsidDel="00000000" w:rsidP="00000000" w:rsidRDefault="00000000" w:rsidRPr="00000000" w14:paraId="0000010F">
      <w:pPr>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110">
      <w:pPr>
        <w:spacing w:line="360" w:lineRule="auto"/>
        <w:ind w:left="0" w:firstLine="0"/>
        <w:jc w:val="both"/>
        <w:rPr>
          <w:color w:val="222222"/>
          <w:sz w:val="24"/>
          <w:szCs w:val="24"/>
        </w:rPr>
      </w:pPr>
      <w:r w:rsidDel="00000000" w:rsidR="00000000" w:rsidRPr="00000000">
        <w:rPr>
          <w:rtl w:val="0"/>
        </w:rPr>
      </w:r>
    </w:p>
    <w:p w:rsidR="00000000" w:rsidDel="00000000" w:rsidP="00000000" w:rsidRDefault="00000000" w:rsidRPr="00000000" w14:paraId="00000111">
      <w:pPr>
        <w:rPr>
          <w:color w:val="222222"/>
          <w:sz w:val="24"/>
          <w:szCs w:val="24"/>
        </w:rPr>
      </w:pPr>
      <w:r w:rsidDel="00000000" w:rsidR="00000000" w:rsidRPr="00000000">
        <w:rPr>
          <w:rtl w:val="0"/>
        </w:rPr>
      </w:r>
    </w:p>
    <w:p w:rsidR="00000000" w:rsidDel="00000000" w:rsidP="00000000" w:rsidRDefault="00000000" w:rsidRPr="00000000" w14:paraId="00000112">
      <w:pPr>
        <w:pStyle w:val="Heading2"/>
        <w:ind w:firstLine="720"/>
        <w:rPr>
          <w:color w:val="222222"/>
        </w:rPr>
      </w:pPr>
      <w:bookmarkStart w:colFirst="0" w:colLast="0" w:name="_heading=h.1pxezwc" w:id="24"/>
      <w:bookmarkEnd w:id="24"/>
      <w:r w:rsidDel="00000000" w:rsidR="00000000" w:rsidRPr="00000000">
        <w:rPr>
          <w:color w:val="222222"/>
          <w:rtl w:val="0"/>
        </w:rPr>
        <w:t xml:space="preserve">Requisitos de Usuários – Necessidades</w:t>
      </w:r>
    </w:p>
    <w:p w:rsidR="00000000" w:rsidDel="00000000" w:rsidP="00000000" w:rsidRDefault="00000000" w:rsidRPr="00000000" w14:paraId="00000113">
      <w:pPr>
        <w:ind w:left="0" w:firstLine="0"/>
        <w:rPr>
          <w:color w:val="222222"/>
          <w:sz w:val="24"/>
          <w:szCs w:val="24"/>
        </w:rPr>
      </w:pPr>
      <w:r w:rsidDel="00000000" w:rsidR="00000000" w:rsidRPr="00000000">
        <w:rPr>
          <w:rtl w:val="0"/>
        </w:rPr>
      </w:r>
    </w:p>
    <w:p w:rsidR="00000000" w:rsidDel="00000000" w:rsidP="00000000" w:rsidRDefault="00000000" w:rsidRPr="00000000" w14:paraId="00000114">
      <w:pPr>
        <w:rPr>
          <w:color w:val="222222"/>
          <w:sz w:val="24"/>
          <w:szCs w:val="24"/>
        </w:rPr>
      </w:pPr>
      <w:r w:rsidDel="00000000" w:rsidR="00000000" w:rsidRPr="00000000">
        <w:rPr>
          <w:rtl w:val="0"/>
        </w:rPr>
      </w:r>
    </w:p>
    <w:p w:rsidR="00000000" w:rsidDel="00000000" w:rsidP="00000000" w:rsidRDefault="00000000" w:rsidRPr="00000000" w14:paraId="00000115">
      <w:pPr>
        <w:rPr>
          <w:color w:val="222222"/>
          <w:sz w:val="24"/>
          <w:szCs w:val="24"/>
        </w:rPr>
      </w:pPr>
      <w:r w:rsidDel="00000000" w:rsidR="00000000" w:rsidRPr="00000000">
        <w:rPr>
          <w:rtl w:val="0"/>
        </w:rPr>
      </w:r>
    </w:p>
    <w:tbl>
      <w:tblPr>
        <w:tblStyle w:val="Table2"/>
        <w:tblW w:w="10500.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0"/>
        <w:gridCol w:w="7020"/>
        <w:gridCol w:w="2340"/>
        <w:tblGridChange w:id="0">
          <w:tblGrid>
            <w:gridCol w:w="1140"/>
            <w:gridCol w:w="7020"/>
            <w:gridCol w:w="2340"/>
          </w:tblGrid>
        </w:tblGridChange>
      </w:tblGrid>
      <w:tr>
        <w:tc>
          <w:tcPr/>
          <w:p w:rsidR="00000000" w:rsidDel="00000000" w:rsidP="00000000" w:rsidRDefault="00000000" w:rsidRPr="00000000" w14:paraId="00000116">
            <w:pPr>
              <w:jc w:val="center"/>
              <w:rPr>
                <w:b w:val="1"/>
                <w:color w:val="222222"/>
                <w:sz w:val="28"/>
                <w:szCs w:val="28"/>
              </w:rPr>
            </w:pPr>
            <w:r w:rsidDel="00000000" w:rsidR="00000000" w:rsidRPr="00000000">
              <w:rPr>
                <w:b w:val="1"/>
                <w:color w:val="222222"/>
                <w:sz w:val="28"/>
                <w:szCs w:val="28"/>
                <w:rtl w:val="0"/>
              </w:rPr>
              <w:t xml:space="preserve">Id</w:t>
            </w:r>
          </w:p>
        </w:tc>
        <w:tc>
          <w:tcPr/>
          <w:p w:rsidR="00000000" w:rsidDel="00000000" w:rsidP="00000000" w:rsidRDefault="00000000" w:rsidRPr="00000000" w14:paraId="00000117">
            <w:pPr>
              <w:jc w:val="center"/>
              <w:rPr>
                <w:b w:val="1"/>
                <w:color w:val="222222"/>
                <w:sz w:val="28"/>
                <w:szCs w:val="28"/>
              </w:rPr>
            </w:pPr>
            <w:r w:rsidDel="00000000" w:rsidR="00000000" w:rsidRPr="00000000">
              <w:rPr>
                <w:b w:val="1"/>
                <w:color w:val="222222"/>
                <w:sz w:val="28"/>
                <w:szCs w:val="28"/>
                <w:rtl w:val="0"/>
              </w:rPr>
              <w:t xml:space="preserve">Descrição</w:t>
            </w:r>
          </w:p>
        </w:tc>
        <w:tc>
          <w:tcPr/>
          <w:p w:rsidR="00000000" w:rsidDel="00000000" w:rsidP="00000000" w:rsidRDefault="00000000" w:rsidRPr="00000000" w14:paraId="00000118">
            <w:pPr>
              <w:jc w:val="center"/>
              <w:rPr>
                <w:b w:val="1"/>
                <w:color w:val="222222"/>
                <w:sz w:val="28"/>
                <w:szCs w:val="28"/>
              </w:rPr>
            </w:pPr>
            <w:r w:rsidDel="00000000" w:rsidR="00000000" w:rsidRPr="00000000">
              <w:rPr>
                <w:b w:val="1"/>
                <w:color w:val="222222"/>
                <w:sz w:val="28"/>
                <w:szCs w:val="28"/>
                <w:rtl w:val="0"/>
              </w:rPr>
              <w:t xml:space="preserve">Fonte</w:t>
            </w:r>
          </w:p>
        </w:tc>
      </w:tr>
      <w:tr>
        <w:tc>
          <w:tcPr/>
          <w:p w:rsidR="00000000" w:rsidDel="00000000" w:rsidP="00000000" w:rsidRDefault="00000000" w:rsidRPr="00000000" w14:paraId="00000119">
            <w:pPr>
              <w:jc w:val="center"/>
              <w:rPr>
                <w:color w:val="222222"/>
                <w:sz w:val="24"/>
                <w:szCs w:val="24"/>
              </w:rPr>
            </w:pPr>
            <w:r w:rsidDel="00000000" w:rsidR="00000000" w:rsidRPr="00000000">
              <w:rPr>
                <w:color w:val="222222"/>
                <w:sz w:val="24"/>
                <w:szCs w:val="24"/>
                <w:rtl w:val="0"/>
              </w:rPr>
              <w:t xml:space="preserve">RU 001</w:t>
            </w:r>
          </w:p>
        </w:tc>
        <w:tc>
          <w:tcPr/>
          <w:p w:rsidR="00000000" w:rsidDel="00000000" w:rsidP="00000000" w:rsidRDefault="00000000" w:rsidRPr="00000000" w14:paraId="0000011A">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141.73228346456688" w:firstLine="0"/>
              <w:jc w:val="center"/>
              <w:rPr>
                <w:color w:val="222222"/>
                <w:sz w:val="24"/>
                <w:szCs w:val="24"/>
              </w:rPr>
            </w:pPr>
            <w:r w:rsidDel="00000000" w:rsidR="00000000" w:rsidRPr="00000000">
              <w:rPr>
                <w:color w:val="222222"/>
                <w:sz w:val="24"/>
                <w:szCs w:val="24"/>
                <w:rtl w:val="0"/>
              </w:rPr>
              <w:t xml:space="preserve"> O administrador deverá ser capaz de efetuar o cadastro de pessoas para controle de acesso ao sistema.</w:t>
            </w:r>
          </w:p>
        </w:tc>
        <w:tc>
          <w:tcPr/>
          <w:p w:rsidR="00000000" w:rsidDel="00000000" w:rsidP="00000000" w:rsidRDefault="00000000" w:rsidRPr="00000000" w14:paraId="0000011B">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1C">
            <w:pPr>
              <w:jc w:val="center"/>
              <w:rPr>
                <w:color w:val="222222"/>
                <w:sz w:val="24"/>
                <w:szCs w:val="24"/>
              </w:rPr>
            </w:pPr>
            <w:r w:rsidDel="00000000" w:rsidR="00000000" w:rsidRPr="00000000">
              <w:rPr>
                <w:color w:val="222222"/>
                <w:sz w:val="24"/>
                <w:szCs w:val="24"/>
                <w:rtl w:val="0"/>
              </w:rPr>
              <w:t xml:space="preserve">RU 002</w:t>
            </w:r>
          </w:p>
        </w:tc>
        <w:tc>
          <w:tcPr/>
          <w:p w:rsidR="00000000" w:rsidDel="00000000" w:rsidP="00000000" w:rsidRDefault="00000000" w:rsidRPr="00000000" w14:paraId="0000011D">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Permitir cadastrar pessoas.</w:t>
            </w:r>
          </w:p>
        </w:tc>
        <w:tc>
          <w:tcPr/>
          <w:p w:rsidR="00000000" w:rsidDel="00000000" w:rsidP="00000000" w:rsidRDefault="00000000" w:rsidRPr="00000000" w14:paraId="0000011E">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1F">
            <w:pPr>
              <w:jc w:val="center"/>
              <w:rPr>
                <w:color w:val="222222"/>
                <w:sz w:val="24"/>
                <w:szCs w:val="24"/>
              </w:rPr>
            </w:pPr>
            <w:r w:rsidDel="00000000" w:rsidR="00000000" w:rsidRPr="00000000">
              <w:rPr>
                <w:color w:val="222222"/>
                <w:sz w:val="24"/>
                <w:szCs w:val="24"/>
                <w:rtl w:val="0"/>
              </w:rPr>
              <w:t xml:space="preserve">RU 003</w:t>
            </w:r>
          </w:p>
        </w:tc>
        <w:tc>
          <w:tcPr/>
          <w:p w:rsidR="00000000" w:rsidDel="00000000" w:rsidP="00000000" w:rsidRDefault="00000000" w:rsidRPr="00000000" w14:paraId="00000120">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Permitir a alteração de pessoas.</w:t>
            </w:r>
          </w:p>
        </w:tc>
        <w:tc>
          <w:tcPr/>
          <w:p w:rsidR="00000000" w:rsidDel="00000000" w:rsidP="00000000" w:rsidRDefault="00000000" w:rsidRPr="00000000" w14:paraId="00000121">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22">
            <w:pPr>
              <w:jc w:val="center"/>
              <w:rPr>
                <w:color w:val="222222"/>
                <w:sz w:val="24"/>
                <w:szCs w:val="24"/>
              </w:rPr>
            </w:pPr>
            <w:r w:rsidDel="00000000" w:rsidR="00000000" w:rsidRPr="00000000">
              <w:rPr>
                <w:color w:val="222222"/>
                <w:sz w:val="24"/>
                <w:szCs w:val="24"/>
                <w:rtl w:val="0"/>
              </w:rPr>
              <w:t xml:space="preserve">RU 004</w:t>
            </w:r>
          </w:p>
        </w:tc>
        <w:tc>
          <w:tcPr/>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Permitir o cadastro de animais. </w:t>
            </w:r>
          </w:p>
        </w:tc>
        <w:tc>
          <w:tcPr/>
          <w:p w:rsidR="00000000" w:rsidDel="00000000" w:rsidP="00000000" w:rsidRDefault="00000000" w:rsidRPr="00000000" w14:paraId="00000124">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25">
            <w:pPr>
              <w:jc w:val="center"/>
              <w:rPr>
                <w:color w:val="222222"/>
                <w:sz w:val="24"/>
                <w:szCs w:val="24"/>
              </w:rPr>
            </w:pPr>
            <w:r w:rsidDel="00000000" w:rsidR="00000000" w:rsidRPr="00000000">
              <w:rPr>
                <w:color w:val="222222"/>
                <w:sz w:val="24"/>
                <w:szCs w:val="24"/>
                <w:rtl w:val="0"/>
              </w:rPr>
              <w:t xml:space="preserve">RU 005</w:t>
            </w:r>
          </w:p>
        </w:tc>
        <w:tc>
          <w:tcPr/>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Permitir a alteração de animais.</w:t>
            </w:r>
          </w:p>
        </w:tc>
        <w:tc>
          <w:tcPr/>
          <w:p w:rsidR="00000000" w:rsidDel="00000000" w:rsidP="00000000" w:rsidRDefault="00000000" w:rsidRPr="00000000" w14:paraId="00000127">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28">
            <w:pPr>
              <w:jc w:val="center"/>
              <w:rPr>
                <w:color w:val="222222"/>
                <w:sz w:val="24"/>
                <w:szCs w:val="24"/>
              </w:rPr>
            </w:pPr>
            <w:r w:rsidDel="00000000" w:rsidR="00000000" w:rsidRPr="00000000">
              <w:rPr>
                <w:color w:val="222222"/>
                <w:sz w:val="24"/>
                <w:szCs w:val="24"/>
                <w:rtl w:val="0"/>
              </w:rPr>
              <w:t xml:space="preserve">RU 006</w:t>
            </w:r>
          </w:p>
        </w:tc>
        <w:tc>
          <w:tcPr/>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Cadastrar patrimônios.</w:t>
            </w:r>
          </w:p>
        </w:tc>
        <w:tc>
          <w:tcPr/>
          <w:p w:rsidR="00000000" w:rsidDel="00000000" w:rsidP="00000000" w:rsidRDefault="00000000" w:rsidRPr="00000000" w14:paraId="0000012A">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2B">
            <w:pPr>
              <w:jc w:val="center"/>
              <w:rPr>
                <w:color w:val="222222"/>
                <w:sz w:val="24"/>
                <w:szCs w:val="24"/>
              </w:rPr>
            </w:pPr>
            <w:r w:rsidDel="00000000" w:rsidR="00000000" w:rsidRPr="00000000">
              <w:rPr>
                <w:color w:val="222222"/>
                <w:sz w:val="24"/>
                <w:szCs w:val="24"/>
                <w:rtl w:val="0"/>
              </w:rPr>
              <w:t xml:space="preserve">RU 007</w:t>
            </w:r>
          </w:p>
        </w:tc>
        <w:tc>
          <w:tcPr/>
          <w:p w:rsidR="00000000" w:rsidDel="00000000" w:rsidP="00000000" w:rsidRDefault="00000000" w:rsidRPr="00000000" w14:paraId="0000012C">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O sistema deverá permitir efetuar controle de produção.</w:t>
            </w:r>
          </w:p>
        </w:tc>
        <w:tc>
          <w:tcPr/>
          <w:p w:rsidR="00000000" w:rsidDel="00000000" w:rsidP="00000000" w:rsidRDefault="00000000" w:rsidRPr="00000000" w14:paraId="0000012D">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2E">
            <w:pPr>
              <w:jc w:val="center"/>
              <w:rPr>
                <w:color w:val="222222"/>
                <w:sz w:val="24"/>
                <w:szCs w:val="24"/>
              </w:rPr>
            </w:pPr>
            <w:r w:rsidDel="00000000" w:rsidR="00000000" w:rsidRPr="00000000">
              <w:rPr>
                <w:color w:val="222222"/>
                <w:sz w:val="24"/>
                <w:szCs w:val="24"/>
                <w:rtl w:val="0"/>
              </w:rPr>
              <w:t xml:space="preserve">RU 008</w:t>
            </w:r>
          </w:p>
        </w:tc>
        <w:tc>
          <w:tcPr/>
          <w:p w:rsidR="00000000" w:rsidDel="00000000" w:rsidP="00000000" w:rsidRDefault="00000000" w:rsidRPr="00000000" w14:paraId="0000012F">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O sistema deverá emitir relatório de produção.</w:t>
            </w:r>
          </w:p>
        </w:tc>
        <w:tc>
          <w:tcPr/>
          <w:p w:rsidR="00000000" w:rsidDel="00000000" w:rsidP="00000000" w:rsidRDefault="00000000" w:rsidRPr="00000000" w14:paraId="00000130">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31">
            <w:pPr>
              <w:jc w:val="center"/>
              <w:rPr>
                <w:color w:val="222222"/>
                <w:sz w:val="24"/>
                <w:szCs w:val="24"/>
              </w:rPr>
            </w:pPr>
            <w:r w:rsidDel="00000000" w:rsidR="00000000" w:rsidRPr="00000000">
              <w:rPr>
                <w:color w:val="222222"/>
                <w:sz w:val="24"/>
                <w:szCs w:val="24"/>
                <w:rtl w:val="0"/>
              </w:rPr>
              <w:t xml:space="preserve">RU 009</w:t>
            </w:r>
          </w:p>
        </w:tc>
        <w:tc>
          <w:tcPr/>
          <w:p w:rsidR="00000000" w:rsidDel="00000000" w:rsidP="00000000" w:rsidRDefault="00000000" w:rsidRPr="00000000" w14:paraId="00000132">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O sistema deverá permitir gerar relatório de produção.</w:t>
            </w:r>
          </w:p>
        </w:tc>
        <w:tc>
          <w:tcPr/>
          <w:p w:rsidR="00000000" w:rsidDel="00000000" w:rsidP="00000000" w:rsidRDefault="00000000" w:rsidRPr="00000000" w14:paraId="00000133">
            <w:pPr>
              <w:rPr>
                <w:color w:val="222222"/>
                <w:sz w:val="24"/>
                <w:szCs w:val="24"/>
              </w:rPr>
            </w:pPr>
            <w:r w:rsidDel="00000000" w:rsidR="00000000" w:rsidRPr="00000000">
              <w:rPr>
                <w:color w:val="222222"/>
                <w:sz w:val="24"/>
                <w:szCs w:val="24"/>
                <w:rtl w:val="0"/>
              </w:rPr>
              <w:t xml:space="preserve">Amon, John, Lauriana.</w:t>
            </w:r>
          </w:p>
        </w:tc>
      </w:tr>
      <w:tr>
        <w:trPr>
          <w:trHeight w:val="930" w:hRule="atLeast"/>
        </w:trPr>
        <w:tc>
          <w:tcPr/>
          <w:p w:rsidR="00000000" w:rsidDel="00000000" w:rsidP="00000000" w:rsidRDefault="00000000" w:rsidRPr="00000000" w14:paraId="00000134">
            <w:pPr>
              <w:jc w:val="center"/>
              <w:rPr>
                <w:color w:val="222222"/>
                <w:sz w:val="24"/>
                <w:szCs w:val="24"/>
              </w:rPr>
            </w:pPr>
            <w:r w:rsidDel="00000000" w:rsidR="00000000" w:rsidRPr="00000000">
              <w:rPr>
                <w:color w:val="222222"/>
                <w:sz w:val="24"/>
                <w:szCs w:val="24"/>
                <w:rtl w:val="0"/>
              </w:rPr>
              <w:t xml:space="preserve">RU 010</w:t>
            </w:r>
          </w:p>
        </w:tc>
        <w:tc>
          <w:tcPr/>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720" w:firstLine="0"/>
              <w:jc w:val="center"/>
              <w:rPr>
                <w:color w:val="222222"/>
                <w:sz w:val="24"/>
                <w:szCs w:val="24"/>
              </w:rPr>
            </w:pPr>
            <w:r w:rsidDel="00000000" w:rsidR="00000000" w:rsidRPr="00000000">
              <w:rPr>
                <w:color w:val="222222"/>
                <w:sz w:val="24"/>
                <w:szCs w:val="24"/>
                <w:rtl w:val="0"/>
              </w:rPr>
              <w:t xml:space="preserve">O sistema deve fazer o cálculo produção diária, mensal e anual.</w:t>
            </w:r>
          </w:p>
        </w:tc>
        <w:tc>
          <w:tcPr/>
          <w:p w:rsidR="00000000" w:rsidDel="00000000" w:rsidP="00000000" w:rsidRDefault="00000000" w:rsidRPr="00000000" w14:paraId="00000136">
            <w:pPr>
              <w:rPr>
                <w:color w:val="222222"/>
                <w:sz w:val="24"/>
                <w:szCs w:val="24"/>
              </w:rPr>
            </w:pPr>
            <w:r w:rsidDel="00000000" w:rsidR="00000000" w:rsidRPr="00000000">
              <w:rPr>
                <w:color w:val="222222"/>
                <w:sz w:val="24"/>
                <w:szCs w:val="24"/>
                <w:rtl w:val="0"/>
              </w:rPr>
              <w:t xml:space="preserve">Amon, John, Lauriana.</w:t>
            </w:r>
          </w:p>
        </w:tc>
      </w:tr>
    </w:tbl>
    <w:p w:rsidR="00000000" w:rsidDel="00000000" w:rsidP="00000000" w:rsidRDefault="00000000" w:rsidRPr="00000000" w14:paraId="00000137">
      <w:pPr>
        <w:pStyle w:val="Heading2"/>
        <w:ind w:firstLine="720"/>
        <w:rPr>
          <w:color w:val="222222"/>
        </w:rPr>
      </w:pPr>
      <w:bookmarkStart w:colFirst="0" w:colLast="0" w:name="_heading=h.49x2ik5" w:id="25"/>
      <w:bookmarkEnd w:id="25"/>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2"/>
        <w:ind w:firstLine="720"/>
        <w:rPr>
          <w:color w:val="222222"/>
        </w:rPr>
      </w:pPr>
      <w:bookmarkStart w:colFirst="0" w:colLast="0" w:name="_heading=h.2p2csry" w:id="26"/>
      <w:bookmarkEnd w:id="26"/>
      <w:r w:rsidDel="00000000" w:rsidR="00000000" w:rsidRPr="00000000">
        <w:rPr>
          <w:color w:val="222222"/>
          <w:rtl w:val="0"/>
        </w:rPr>
        <w:t xml:space="preserve">Requisitos Funcionais</w:t>
      </w:r>
    </w:p>
    <w:p w:rsidR="00000000" w:rsidDel="00000000" w:rsidP="00000000" w:rsidRDefault="00000000" w:rsidRPr="00000000" w14:paraId="00000139">
      <w:pPr>
        <w:rPr>
          <w:color w:val="222222"/>
          <w:sz w:val="24"/>
          <w:szCs w:val="24"/>
        </w:rPr>
      </w:pPr>
      <w:r w:rsidDel="00000000" w:rsidR="00000000" w:rsidRPr="00000000">
        <w:rPr>
          <w:rtl w:val="0"/>
        </w:rPr>
      </w:r>
    </w:p>
    <w:p w:rsidR="00000000" w:rsidDel="00000000" w:rsidP="00000000" w:rsidRDefault="00000000" w:rsidRPr="00000000" w14:paraId="0000013A">
      <w:pPr>
        <w:ind w:firstLine="709"/>
        <w:rPr>
          <w:color w:val="222222"/>
          <w:sz w:val="24"/>
          <w:szCs w:val="24"/>
        </w:rPr>
      </w:pPr>
      <w:r w:rsidDel="00000000" w:rsidR="00000000" w:rsidRPr="00000000">
        <w:rPr>
          <w:i w:val="1"/>
          <w:color w:val="222222"/>
          <w:sz w:val="24"/>
          <w:szCs w:val="24"/>
          <w:rtl w:val="0"/>
        </w:rPr>
        <w:t xml:space="preserve">Colocar todos os requisitos funcionais do sistema de acordo com o modelo a seguir.</w:t>
      </w:r>
      <w:r w:rsidDel="00000000" w:rsidR="00000000" w:rsidRPr="00000000">
        <w:rPr>
          <w:rtl w:val="0"/>
        </w:rPr>
      </w:r>
    </w:p>
    <w:p w:rsidR="00000000" w:rsidDel="00000000" w:rsidP="00000000" w:rsidRDefault="00000000" w:rsidRPr="00000000" w14:paraId="0000013B">
      <w:pPr>
        <w:rPr>
          <w:color w:val="222222"/>
          <w:sz w:val="24"/>
          <w:szCs w:val="24"/>
        </w:rPr>
      </w:pPr>
      <w:r w:rsidDel="00000000" w:rsidR="00000000" w:rsidRPr="00000000">
        <w:rPr>
          <w:rtl w:val="0"/>
        </w:rPr>
      </w:r>
    </w:p>
    <w:p w:rsidR="00000000" w:rsidDel="00000000" w:rsidP="00000000" w:rsidRDefault="00000000" w:rsidRPr="00000000" w14:paraId="0000013C">
      <w:pPr>
        <w:rPr>
          <w:color w:val="222222"/>
          <w:sz w:val="24"/>
          <w:szCs w:val="24"/>
        </w:rPr>
      </w:pPr>
      <w:r w:rsidDel="00000000" w:rsidR="00000000" w:rsidRPr="00000000">
        <w:rPr>
          <w:rtl w:val="0"/>
        </w:rPr>
      </w:r>
    </w:p>
    <w:p w:rsidR="00000000" w:rsidDel="00000000" w:rsidP="00000000" w:rsidRDefault="00000000" w:rsidRPr="00000000" w14:paraId="0000013D">
      <w:pPr>
        <w:rPr>
          <w:color w:val="222222"/>
          <w:sz w:val="24"/>
          <w:szCs w:val="24"/>
        </w:rPr>
      </w:pPr>
      <w:r w:rsidDel="00000000" w:rsidR="00000000" w:rsidRPr="00000000">
        <w:rPr>
          <w:rtl w:val="0"/>
        </w:rPr>
      </w:r>
    </w:p>
    <w:p w:rsidR="00000000" w:rsidDel="00000000" w:rsidP="00000000" w:rsidRDefault="00000000" w:rsidRPr="00000000" w14:paraId="0000013E">
      <w:pPr>
        <w:rPr>
          <w:color w:val="222222"/>
          <w:sz w:val="24"/>
          <w:szCs w:val="24"/>
        </w:rPr>
      </w:pPr>
      <w:r w:rsidDel="00000000" w:rsidR="00000000" w:rsidRPr="00000000">
        <w:rPr>
          <w:rtl w:val="0"/>
        </w:rPr>
      </w:r>
    </w:p>
    <w:tbl>
      <w:tblPr>
        <w:tblStyle w:val="Table3"/>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5">
            <w:pPr>
              <w:jc w:val="both"/>
              <w:rPr>
                <w:color w:val="222222"/>
                <w:sz w:val="24"/>
                <w:szCs w:val="24"/>
              </w:rPr>
            </w:pPr>
            <w:r w:rsidDel="00000000" w:rsidR="00000000" w:rsidRPr="00000000">
              <w:rPr>
                <w:b w:val="1"/>
                <w:color w:val="222222"/>
                <w:sz w:val="24"/>
                <w:szCs w:val="24"/>
                <w:rtl w:val="0"/>
              </w:rPr>
              <w:t xml:space="preserve">RF 001</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141.73228346456688" w:firstLine="0"/>
              <w:jc w:val="center"/>
              <w:rPr>
                <w:color w:val="222222"/>
                <w:sz w:val="24"/>
                <w:szCs w:val="24"/>
              </w:rPr>
            </w:pPr>
            <w:r w:rsidDel="00000000" w:rsidR="00000000" w:rsidRPr="00000000">
              <w:rPr>
                <w:color w:val="222222"/>
                <w:sz w:val="24"/>
                <w:szCs w:val="24"/>
                <w:rtl w:val="0"/>
              </w:rPr>
              <w:t xml:space="preserve">Cadastro de Pessoas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D">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E">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1">
            <w:pPr>
              <w:jc w:val="both"/>
              <w:rPr>
                <w:color w:val="222222"/>
                <w:sz w:val="24"/>
                <w:szCs w:val="24"/>
              </w:rPr>
            </w:pPr>
            <w:r w:rsidDel="00000000" w:rsidR="00000000" w:rsidRPr="00000000">
              <w:rPr>
                <w:color w:val="222222"/>
                <w:sz w:val="24"/>
                <w:szCs w:val="24"/>
                <w:rtl w:val="0"/>
              </w:rPr>
              <w:t xml:space="preserve">CSU 001</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5">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5D">
            <w:pPr>
              <w:spacing w:line="240" w:lineRule="auto"/>
              <w:jc w:val="both"/>
              <w:rPr>
                <w:color w:val="222222"/>
                <w:sz w:val="24"/>
                <w:szCs w:val="24"/>
              </w:rPr>
            </w:pPr>
            <w:r w:rsidDel="00000000" w:rsidR="00000000" w:rsidRPr="00000000">
              <w:rPr>
                <w:color w:val="222222"/>
                <w:sz w:val="24"/>
                <w:szCs w:val="24"/>
                <w:rtl w:val="0"/>
              </w:rPr>
              <w:t xml:space="preserve">As informações nesse requisito são:</w:t>
              <w:br w:type="textWrapping"/>
              <w:br w:type="textWrapping"/>
            </w:r>
            <w:r w:rsidDel="00000000" w:rsidR="00000000" w:rsidRPr="00000000">
              <w:rPr>
                <w:b w:val="1"/>
                <w:color w:val="222222"/>
                <w:sz w:val="24"/>
                <w:szCs w:val="24"/>
                <w:rtl w:val="0"/>
              </w:rPr>
              <w:t xml:space="preserve">Incluir </w:t>
            </w:r>
            <w:r w:rsidDel="00000000" w:rsidR="00000000" w:rsidRPr="00000000">
              <w:rPr>
                <w:color w:val="222222"/>
                <w:sz w:val="24"/>
                <w:szCs w:val="24"/>
                <w:rtl w:val="0"/>
              </w:rPr>
              <w:t xml:space="preserve">– Cadastrar uma nova pessoa física ou jurídica.</w:t>
            </w:r>
          </w:p>
          <w:p w:rsidR="00000000" w:rsidDel="00000000" w:rsidP="00000000" w:rsidRDefault="00000000" w:rsidRPr="00000000" w14:paraId="0000015E">
            <w:pPr>
              <w:spacing w:line="240" w:lineRule="auto"/>
              <w:rPr>
                <w:color w:val="222222"/>
                <w:sz w:val="24"/>
                <w:szCs w:val="24"/>
              </w:rPr>
            </w:pPr>
            <w:r w:rsidDel="00000000" w:rsidR="00000000" w:rsidRPr="00000000">
              <w:rPr>
                <w:rtl w:val="0"/>
              </w:rPr>
            </w:r>
          </w:p>
          <w:p w:rsidR="00000000" w:rsidDel="00000000" w:rsidP="00000000" w:rsidRDefault="00000000" w:rsidRPr="00000000" w14:paraId="0000015F">
            <w:pPr>
              <w:spacing w:line="240" w:lineRule="auto"/>
              <w:jc w:val="both"/>
              <w:rPr>
                <w:color w:val="222222"/>
                <w:sz w:val="24"/>
                <w:szCs w:val="24"/>
              </w:rPr>
            </w:pPr>
            <w:r w:rsidDel="00000000" w:rsidR="00000000" w:rsidRPr="00000000">
              <w:rPr>
                <w:b w:val="1"/>
                <w:color w:val="222222"/>
                <w:sz w:val="24"/>
                <w:szCs w:val="24"/>
                <w:rtl w:val="0"/>
              </w:rPr>
              <w:t xml:space="preserve">Excluir </w:t>
            </w:r>
            <w:r w:rsidDel="00000000" w:rsidR="00000000" w:rsidRPr="00000000">
              <w:rPr>
                <w:color w:val="222222"/>
                <w:sz w:val="24"/>
                <w:szCs w:val="24"/>
                <w:rtl w:val="0"/>
              </w:rPr>
              <w:t xml:space="preserve">– Excluir pessoa física ou jurídica.</w:t>
            </w:r>
          </w:p>
          <w:p w:rsidR="00000000" w:rsidDel="00000000" w:rsidP="00000000" w:rsidRDefault="00000000" w:rsidRPr="00000000" w14:paraId="00000160">
            <w:pPr>
              <w:spacing w:line="240" w:lineRule="auto"/>
              <w:rPr>
                <w:color w:val="222222"/>
                <w:sz w:val="24"/>
                <w:szCs w:val="24"/>
              </w:rPr>
            </w:pPr>
            <w:r w:rsidDel="00000000" w:rsidR="00000000" w:rsidRPr="00000000">
              <w:rPr>
                <w:rtl w:val="0"/>
              </w:rPr>
            </w:r>
          </w:p>
          <w:p w:rsidR="00000000" w:rsidDel="00000000" w:rsidP="00000000" w:rsidRDefault="00000000" w:rsidRPr="00000000" w14:paraId="00000161">
            <w:pPr>
              <w:spacing w:line="240" w:lineRule="auto"/>
              <w:jc w:val="both"/>
              <w:rPr>
                <w:color w:val="222222"/>
                <w:sz w:val="24"/>
                <w:szCs w:val="24"/>
              </w:rPr>
            </w:pPr>
            <w:r w:rsidDel="00000000" w:rsidR="00000000" w:rsidRPr="00000000">
              <w:rPr>
                <w:b w:val="1"/>
                <w:color w:val="222222"/>
                <w:sz w:val="24"/>
                <w:szCs w:val="24"/>
                <w:rtl w:val="0"/>
              </w:rPr>
              <w:t xml:space="preserve">Alterar </w:t>
            </w:r>
            <w:r w:rsidDel="00000000" w:rsidR="00000000" w:rsidRPr="00000000">
              <w:rPr>
                <w:color w:val="222222"/>
                <w:sz w:val="24"/>
                <w:szCs w:val="24"/>
                <w:rtl w:val="0"/>
              </w:rPr>
              <w:t xml:space="preserve">– Alterar dados pessoa física ou jurídica.</w:t>
            </w:r>
          </w:p>
          <w:p w:rsidR="00000000" w:rsidDel="00000000" w:rsidP="00000000" w:rsidRDefault="00000000" w:rsidRPr="00000000" w14:paraId="00000162">
            <w:pPr>
              <w:spacing w:line="240" w:lineRule="auto"/>
              <w:rPr>
                <w:color w:val="222222"/>
                <w:sz w:val="24"/>
                <w:szCs w:val="24"/>
              </w:rPr>
            </w:pPr>
            <w:r w:rsidDel="00000000" w:rsidR="00000000" w:rsidRPr="00000000">
              <w:rPr>
                <w:rtl w:val="0"/>
              </w:rPr>
            </w:r>
          </w:p>
          <w:p w:rsidR="00000000" w:rsidDel="00000000" w:rsidP="00000000" w:rsidRDefault="00000000" w:rsidRPr="00000000" w14:paraId="00000163">
            <w:pPr>
              <w:spacing w:line="240" w:lineRule="auto"/>
              <w:jc w:val="both"/>
              <w:rPr>
                <w:color w:val="222222"/>
                <w:sz w:val="24"/>
                <w:szCs w:val="24"/>
              </w:rPr>
            </w:pPr>
            <w:r w:rsidDel="00000000" w:rsidR="00000000" w:rsidRPr="00000000">
              <w:rPr>
                <w:b w:val="1"/>
                <w:color w:val="222222"/>
                <w:sz w:val="24"/>
                <w:szCs w:val="24"/>
                <w:rtl w:val="0"/>
              </w:rPr>
              <w:t xml:space="preserve">Buscar </w:t>
            </w:r>
            <w:r w:rsidDel="00000000" w:rsidR="00000000" w:rsidRPr="00000000">
              <w:rPr>
                <w:color w:val="222222"/>
                <w:sz w:val="24"/>
                <w:szCs w:val="24"/>
                <w:rtl w:val="0"/>
              </w:rPr>
              <w:t xml:space="preserve">– Listar pessoas físicas ou jurídicas.</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515"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6F">
            <w:pPr>
              <w:spacing w:line="480" w:lineRule="auto"/>
              <w:ind w:left="720" w:firstLine="0"/>
              <w:jc w:val="both"/>
              <w:rPr>
                <w:color w:val="222222"/>
                <w:sz w:val="24"/>
                <w:szCs w:val="24"/>
              </w:rPr>
            </w:pPr>
            <w:r w:rsidDel="00000000" w:rsidR="00000000" w:rsidRPr="00000000">
              <w:rPr>
                <w:color w:val="222222"/>
                <w:sz w:val="24"/>
                <w:szCs w:val="24"/>
                <w:rtl w:val="0"/>
              </w:rPr>
              <w:t xml:space="preserve">Verificar se a pessoa cadastrada tem permissão administrador. </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8">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79">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795"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B">
            <w:pPr>
              <w:spacing w:line="240" w:lineRule="auto"/>
              <w:jc w:val="both"/>
              <w:rPr>
                <w:color w:val="222222"/>
                <w:sz w:val="24"/>
                <w:szCs w:val="24"/>
              </w:rPr>
            </w:pPr>
            <w:r w:rsidDel="00000000" w:rsidR="00000000" w:rsidRPr="00000000">
              <w:rPr>
                <w:color w:val="222222"/>
                <w:sz w:val="24"/>
                <w:szCs w:val="24"/>
                <w:rtl w:val="0"/>
              </w:rPr>
              <w:t xml:space="preserve">RU 002, RU 005, RU 006.</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7F">
            <w:pPr>
              <w:spacing w:line="240" w:lineRule="auto"/>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181">
      <w:pPr>
        <w:rPr>
          <w:color w:val="222222"/>
        </w:rPr>
      </w:pPr>
      <w:r w:rsidDel="00000000" w:rsidR="00000000" w:rsidRPr="00000000">
        <w:rPr>
          <w:rtl w:val="0"/>
        </w:rPr>
      </w:r>
    </w:p>
    <w:p w:rsidR="00000000" w:rsidDel="00000000" w:rsidP="00000000" w:rsidRDefault="00000000" w:rsidRPr="00000000" w14:paraId="00000182">
      <w:pPr>
        <w:rPr>
          <w:color w:val="222222"/>
          <w:sz w:val="24"/>
          <w:szCs w:val="24"/>
        </w:rPr>
      </w:pPr>
      <w:r w:rsidDel="00000000" w:rsidR="00000000" w:rsidRPr="00000000">
        <w:rPr>
          <w:rtl w:val="0"/>
        </w:rPr>
      </w:r>
    </w:p>
    <w:p w:rsidR="00000000" w:rsidDel="00000000" w:rsidP="00000000" w:rsidRDefault="00000000" w:rsidRPr="00000000" w14:paraId="00000183">
      <w:pPr>
        <w:rPr>
          <w:color w:val="222222"/>
          <w:sz w:val="24"/>
          <w:szCs w:val="24"/>
        </w:rPr>
      </w:pPr>
      <w:r w:rsidDel="00000000" w:rsidR="00000000" w:rsidRPr="00000000">
        <w:rPr>
          <w:rtl w:val="0"/>
        </w:rPr>
      </w:r>
    </w:p>
    <w:p w:rsidR="00000000" w:rsidDel="00000000" w:rsidP="00000000" w:rsidRDefault="00000000" w:rsidRPr="00000000" w14:paraId="00000184">
      <w:pPr>
        <w:rPr>
          <w:color w:val="222222"/>
          <w:sz w:val="24"/>
          <w:szCs w:val="24"/>
        </w:rPr>
      </w:pPr>
      <w:r w:rsidDel="00000000" w:rsidR="00000000" w:rsidRPr="00000000">
        <w:rPr>
          <w:rtl w:val="0"/>
        </w:rPr>
      </w:r>
    </w:p>
    <w:p w:rsidR="00000000" w:rsidDel="00000000" w:rsidP="00000000" w:rsidRDefault="00000000" w:rsidRPr="00000000" w14:paraId="00000185">
      <w:pPr>
        <w:rPr>
          <w:color w:val="222222"/>
          <w:sz w:val="24"/>
          <w:szCs w:val="24"/>
        </w:rPr>
      </w:pPr>
      <w:r w:rsidDel="00000000" w:rsidR="00000000" w:rsidRPr="00000000">
        <w:rPr>
          <w:rtl w:val="0"/>
        </w:rPr>
      </w:r>
    </w:p>
    <w:p w:rsidR="00000000" w:rsidDel="00000000" w:rsidP="00000000" w:rsidRDefault="00000000" w:rsidRPr="00000000" w14:paraId="00000186">
      <w:pPr>
        <w:rPr>
          <w:color w:val="222222"/>
          <w:sz w:val="24"/>
          <w:szCs w:val="24"/>
        </w:rPr>
      </w:pPr>
      <w:r w:rsidDel="00000000" w:rsidR="00000000" w:rsidRPr="00000000">
        <w:rPr>
          <w:rtl w:val="0"/>
        </w:rPr>
      </w:r>
    </w:p>
    <w:p w:rsidR="00000000" w:rsidDel="00000000" w:rsidP="00000000" w:rsidRDefault="00000000" w:rsidRPr="00000000" w14:paraId="00000187">
      <w:pPr>
        <w:rPr>
          <w:color w:val="222222"/>
          <w:sz w:val="24"/>
          <w:szCs w:val="24"/>
        </w:rPr>
      </w:pPr>
      <w:r w:rsidDel="00000000" w:rsidR="00000000" w:rsidRPr="00000000">
        <w:rPr>
          <w:rtl w:val="0"/>
        </w:rPr>
      </w:r>
    </w:p>
    <w:p w:rsidR="00000000" w:rsidDel="00000000" w:rsidP="00000000" w:rsidRDefault="00000000" w:rsidRPr="00000000" w14:paraId="00000188">
      <w:pPr>
        <w:rPr>
          <w:color w:val="222222"/>
          <w:sz w:val="24"/>
          <w:szCs w:val="24"/>
        </w:rPr>
      </w:pPr>
      <w:r w:rsidDel="00000000" w:rsidR="00000000" w:rsidRPr="00000000">
        <w:rPr>
          <w:rtl w:val="0"/>
        </w:rPr>
      </w:r>
    </w:p>
    <w:p w:rsidR="00000000" w:rsidDel="00000000" w:rsidP="00000000" w:rsidRDefault="00000000" w:rsidRPr="00000000" w14:paraId="00000189">
      <w:pPr>
        <w:rPr>
          <w:color w:val="222222"/>
          <w:sz w:val="24"/>
          <w:szCs w:val="24"/>
        </w:rPr>
      </w:pPr>
      <w:r w:rsidDel="00000000" w:rsidR="00000000" w:rsidRPr="00000000">
        <w:rPr>
          <w:rtl w:val="0"/>
        </w:rPr>
      </w:r>
    </w:p>
    <w:p w:rsidR="00000000" w:rsidDel="00000000" w:rsidP="00000000" w:rsidRDefault="00000000" w:rsidRPr="00000000" w14:paraId="0000018A">
      <w:pPr>
        <w:rPr>
          <w:color w:val="222222"/>
          <w:sz w:val="24"/>
          <w:szCs w:val="24"/>
        </w:rPr>
      </w:pPr>
      <w:r w:rsidDel="00000000" w:rsidR="00000000" w:rsidRPr="00000000">
        <w:rPr>
          <w:rtl w:val="0"/>
        </w:rPr>
      </w:r>
    </w:p>
    <w:p w:rsidR="00000000" w:rsidDel="00000000" w:rsidP="00000000" w:rsidRDefault="00000000" w:rsidRPr="00000000" w14:paraId="0000018B">
      <w:pPr>
        <w:rPr>
          <w:color w:val="222222"/>
          <w:sz w:val="24"/>
          <w:szCs w:val="24"/>
        </w:rPr>
      </w:pPr>
      <w:r w:rsidDel="00000000" w:rsidR="00000000" w:rsidRPr="00000000">
        <w:rPr>
          <w:rtl w:val="0"/>
        </w:rPr>
      </w:r>
    </w:p>
    <w:p w:rsidR="00000000" w:rsidDel="00000000" w:rsidP="00000000" w:rsidRDefault="00000000" w:rsidRPr="00000000" w14:paraId="0000018C">
      <w:pPr>
        <w:rPr>
          <w:color w:val="222222"/>
          <w:sz w:val="24"/>
          <w:szCs w:val="24"/>
        </w:rPr>
      </w:pPr>
      <w:r w:rsidDel="00000000" w:rsidR="00000000" w:rsidRPr="00000000">
        <w:rPr>
          <w:rtl w:val="0"/>
        </w:rPr>
      </w:r>
    </w:p>
    <w:p w:rsidR="00000000" w:rsidDel="00000000" w:rsidP="00000000" w:rsidRDefault="00000000" w:rsidRPr="00000000" w14:paraId="0000018D">
      <w:pPr>
        <w:rPr>
          <w:color w:val="222222"/>
          <w:sz w:val="24"/>
          <w:szCs w:val="24"/>
        </w:rPr>
      </w:pPr>
      <w:r w:rsidDel="00000000" w:rsidR="00000000" w:rsidRPr="00000000">
        <w:rPr>
          <w:rtl w:val="0"/>
        </w:rPr>
      </w:r>
    </w:p>
    <w:p w:rsidR="00000000" w:rsidDel="00000000" w:rsidP="00000000" w:rsidRDefault="00000000" w:rsidRPr="00000000" w14:paraId="0000018E">
      <w:pPr>
        <w:rPr>
          <w:color w:val="222222"/>
          <w:sz w:val="24"/>
          <w:szCs w:val="24"/>
        </w:rPr>
      </w:pPr>
      <w:r w:rsidDel="00000000" w:rsidR="00000000" w:rsidRPr="00000000">
        <w:rPr>
          <w:rtl w:val="0"/>
        </w:rPr>
      </w:r>
    </w:p>
    <w:p w:rsidR="00000000" w:rsidDel="00000000" w:rsidP="00000000" w:rsidRDefault="00000000" w:rsidRPr="00000000" w14:paraId="0000018F">
      <w:pPr>
        <w:rPr>
          <w:color w:val="222222"/>
          <w:sz w:val="24"/>
          <w:szCs w:val="24"/>
        </w:rPr>
      </w:pPr>
      <w:r w:rsidDel="00000000" w:rsidR="00000000" w:rsidRPr="00000000">
        <w:rPr>
          <w:rtl w:val="0"/>
        </w:rPr>
      </w:r>
    </w:p>
    <w:p w:rsidR="00000000" w:rsidDel="00000000" w:rsidP="00000000" w:rsidRDefault="00000000" w:rsidRPr="00000000" w14:paraId="00000190">
      <w:pPr>
        <w:rPr>
          <w:color w:val="222222"/>
          <w:sz w:val="24"/>
          <w:szCs w:val="24"/>
        </w:rPr>
      </w:pPr>
      <w:r w:rsidDel="00000000" w:rsidR="00000000" w:rsidRPr="00000000">
        <w:rPr>
          <w:rtl w:val="0"/>
        </w:rPr>
      </w:r>
    </w:p>
    <w:p w:rsidR="00000000" w:rsidDel="00000000" w:rsidP="00000000" w:rsidRDefault="00000000" w:rsidRPr="00000000" w14:paraId="00000191">
      <w:pPr>
        <w:rPr>
          <w:color w:val="222222"/>
          <w:sz w:val="24"/>
          <w:szCs w:val="24"/>
        </w:rPr>
      </w:pPr>
      <w:r w:rsidDel="00000000" w:rsidR="00000000" w:rsidRPr="00000000">
        <w:rPr>
          <w:rtl w:val="0"/>
        </w:rPr>
      </w:r>
    </w:p>
    <w:p w:rsidR="00000000" w:rsidDel="00000000" w:rsidP="00000000" w:rsidRDefault="00000000" w:rsidRPr="00000000" w14:paraId="00000192">
      <w:pPr>
        <w:rPr>
          <w:color w:val="222222"/>
          <w:sz w:val="24"/>
          <w:szCs w:val="24"/>
        </w:rPr>
      </w:pPr>
      <w:r w:rsidDel="00000000" w:rsidR="00000000" w:rsidRPr="00000000">
        <w:rPr>
          <w:rtl w:val="0"/>
        </w:rPr>
      </w:r>
    </w:p>
    <w:p w:rsidR="00000000" w:rsidDel="00000000" w:rsidP="00000000" w:rsidRDefault="00000000" w:rsidRPr="00000000" w14:paraId="00000193">
      <w:pPr>
        <w:rPr>
          <w:color w:val="222222"/>
          <w:sz w:val="24"/>
          <w:szCs w:val="24"/>
        </w:rPr>
      </w:pPr>
      <w:r w:rsidDel="00000000" w:rsidR="00000000" w:rsidRPr="00000000">
        <w:rPr>
          <w:rtl w:val="0"/>
        </w:rPr>
      </w:r>
    </w:p>
    <w:tbl>
      <w:tblPr>
        <w:tblStyle w:val="Table4"/>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99">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A">
            <w:pPr>
              <w:jc w:val="both"/>
              <w:rPr>
                <w:color w:val="222222"/>
                <w:sz w:val="24"/>
                <w:szCs w:val="24"/>
              </w:rPr>
            </w:pPr>
            <w:r w:rsidDel="00000000" w:rsidR="00000000" w:rsidRPr="00000000">
              <w:rPr>
                <w:b w:val="1"/>
                <w:color w:val="222222"/>
                <w:sz w:val="24"/>
                <w:szCs w:val="24"/>
                <w:rtl w:val="0"/>
              </w:rPr>
              <w:t xml:space="preserve">RF 002</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9C">
            <w:pPr>
              <w:jc w:val="both"/>
              <w:rPr>
                <w:color w:val="222222"/>
                <w:sz w:val="24"/>
                <w:szCs w:val="24"/>
              </w:rPr>
            </w:pPr>
            <w:r w:rsidDel="00000000" w:rsidR="00000000" w:rsidRPr="00000000">
              <w:rPr>
                <w:color w:val="222222"/>
                <w:sz w:val="24"/>
                <w:szCs w:val="24"/>
                <w:rtl w:val="0"/>
              </w:rPr>
              <w:t xml:space="preserve">Alterar Pessoas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1">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4">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6">
            <w:pPr>
              <w:jc w:val="both"/>
              <w:rPr>
                <w:color w:val="222222"/>
                <w:sz w:val="24"/>
                <w:szCs w:val="24"/>
              </w:rPr>
            </w:pPr>
            <w:r w:rsidDel="00000000" w:rsidR="00000000" w:rsidRPr="00000000">
              <w:rPr>
                <w:color w:val="222222"/>
                <w:sz w:val="24"/>
                <w:szCs w:val="24"/>
                <w:rtl w:val="0"/>
              </w:rPr>
              <w:t xml:space="preserve">CSU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AA">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AC">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2">
            <w:pPr>
              <w:jc w:val="both"/>
              <w:rPr>
                <w:color w:val="222222"/>
                <w:sz w:val="24"/>
                <w:szCs w:val="24"/>
              </w:rPr>
            </w:pPr>
            <w:r w:rsidDel="00000000" w:rsidR="00000000" w:rsidRPr="00000000">
              <w:rPr>
                <w:color w:val="222222"/>
                <w:sz w:val="24"/>
                <w:szCs w:val="24"/>
                <w:rtl w:val="0"/>
              </w:rPr>
              <w:t xml:space="preserve">Requisito deve permitir a alteração de dados da pessoa cadastrada.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8">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BE">
            <w:pPr>
              <w:jc w:val="both"/>
              <w:rPr>
                <w:color w:val="222222"/>
                <w:sz w:val="24"/>
                <w:szCs w:val="24"/>
              </w:rPr>
            </w:pPr>
            <w:r w:rsidDel="00000000" w:rsidR="00000000" w:rsidRPr="00000000">
              <w:rPr>
                <w:color w:val="222222"/>
                <w:sz w:val="24"/>
                <w:szCs w:val="24"/>
                <w:rtl w:val="0"/>
              </w:rPr>
              <w:t xml:space="preserve">Verificar se a pessoa está cadastrado.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5">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7">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A">
            <w:pPr>
              <w:jc w:val="both"/>
              <w:rPr>
                <w:color w:val="222222"/>
                <w:sz w:val="24"/>
                <w:szCs w:val="24"/>
              </w:rPr>
            </w:pPr>
            <w:r w:rsidDel="00000000" w:rsidR="00000000" w:rsidRPr="00000000">
              <w:rPr>
                <w:color w:val="222222"/>
                <w:sz w:val="24"/>
                <w:szCs w:val="24"/>
                <w:rtl w:val="0"/>
              </w:rPr>
              <w:t xml:space="preserve">RU 002</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CE">
            <w:pPr>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1D0">
      <w:pPr>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1">
      <w:pPr>
        <w:rPr>
          <w:color w:val="222222"/>
          <w:sz w:val="24"/>
          <w:szCs w:val="24"/>
        </w:rPr>
      </w:pPr>
      <w:r w:rsidDel="00000000" w:rsidR="00000000" w:rsidRPr="00000000">
        <w:rPr>
          <w:rtl w:val="0"/>
        </w:rPr>
      </w:r>
    </w:p>
    <w:tbl>
      <w:tblPr>
        <w:tblStyle w:val="Table5"/>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8">
            <w:pPr>
              <w:jc w:val="both"/>
              <w:rPr>
                <w:color w:val="222222"/>
                <w:sz w:val="24"/>
                <w:szCs w:val="24"/>
              </w:rPr>
            </w:pPr>
            <w:r w:rsidDel="00000000" w:rsidR="00000000" w:rsidRPr="00000000">
              <w:rPr>
                <w:b w:val="1"/>
                <w:color w:val="222222"/>
                <w:sz w:val="24"/>
                <w:szCs w:val="24"/>
                <w:rtl w:val="0"/>
              </w:rPr>
              <w:t xml:space="preserve">RF 003</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DA">
            <w:pPr>
              <w:jc w:val="both"/>
              <w:rPr>
                <w:color w:val="222222"/>
                <w:sz w:val="24"/>
                <w:szCs w:val="24"/>
              </w:rPr>
            </w:pPr>
            <w:r w:rsidDel="00000000" w:rsidR="00000000" w:rsidRPr="00000000">
              <w:rPr>
                <w:color w:val="222222"/>
                <w:sz w:val="24"/>
                <w:szCs w:val="24"/>
                <w:rtl w:val="0"/>
              </w:rPr>
              <w:t xml:space="preserve">Cadastro Animais </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1">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4">
            <w:pPr>
              <w:jc w:val="both"/>
              <w:rPr>
                <w:color w:val="222222"/>
                <w:sz w:val="24"/>
                <w:szCs w:val="24"/>
              </w:rPr>
            </w:pPr>
            <w:r w:rsidDel="00000000" w:rsidR="00000000" w:rsidRPr="00000000">
              <w:rPr>
                <w:color w:val="222222"/>
                <w:sz w:val="24"/>
                <w:szCs w:val="24"/>
                <w:rtl w:val="0"/>
              </w:rPr>
              <w:t xml:space="preserve">CSU 003</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E8">
            <w:pPr>
              <w:jc w:val="both"/>
              <w:rPr>
                <w:color w:val="222222"/>
                <w:sz w:val="24"/>
                <w:szCs w:val="24"/>
              </w:rPr>
            </w:pPr>
            <w:r w:rsidDel="00000000" w:rsidR="00000000" w:rsidRPr="00000000">
              <w:rPr>
                <w:color w:val="222222"/>
                <w:sz w:val="24"/>
                <w:szCs w:val="24"/>
                <w:rtl w:val="0"/>
              </w:rPr>
              <w:t xml:space="preserve">Amon, John,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1F0">
            <w:pPr>
              <w:spacing w:line="240" w:lineRule="auto"/>
              <w:jc w:val="both"/>
              <w:rPr>
                <w:color w:val="222222"/>
                <w:sz w:val="24"/>
                <w:szCs w:val="24"/>
              </w:rPr>
            </w:pPr>
            <w:r w:rsidDel="00000000" w:rsidR="00000000" w:rsidRPr="00000000">
              <w:rPr>
                <w:color w:val="222222"/>
                <w:sz w:val="24"/>
                <w:szCs w:val="24"/>
                <w:rtl w:val="0"/>
              </w:rPr>
              <w:t xml:space="preserve">As informações nesse requisito são:</w:t>
              <w:br w:type="textWrapping"/>
              <w:br w:type="textWrapping"/>
            </w:r>
            <w:r w:rsidDel="00000000" w:rsidR="00000000" w:rsidRPr="00000000">
              <w:rPr>
                <w:b w:val="1"/>
                <w:color w:val="222222"/>
                <w:sz w:val="24"/>
                <w:szCs w:val="24"/>
                <w:rtl w:val="0"/>
              </w:rPr>
              <w:t xml:space="preserve">Incluir </w:t>
            </w:r>
            <w:r w:rsidDel="00000000" w:rsidR="00000000" w:rsidRPr="00000000">
              <w:rPr>
                <w:color w:val="222222"/>
                <w:sz w:val="24"/>
                <w:szCs w:val="24"/>
                <w:rtl w:val="0"/>
              </w:rPr>
              <w:t xml:space="preserve">– O usuário poderá adicionar um novo animal. O sistema não permite incluir usuário com o mesmo ID.</w:t>
            </w:r>
          </w:p>
          <w:p w:rsidR="00000000" w:rsidDel="00000000" w:rsidP="00000000" w:rsidRDefault="00000000" w:rsidRPr="00000000" w14:paraId="000001F1">
            <w:pPr>
              <w:spacing w:line="240" w:lineRule="auto"/>
              <w:rPr>
                <w:color w:val="222222"/>
                <w:sz w:val="24"/>
                <w:szCs w:val="24"/>
              </w:rPr>
            </w:pPr>
            <w:r w:rsidDel="00000000" w:rsidR="00000000" w:rsidRPr="00000000">
              <w:rPr>
                <w:rtl w:val="0"/>
              </w:rPr>
            </w:r>
          </w:p>
          <w:p w:rsidR="00000000" w:rsidDel="00000000" w:rsidP="00000000" w:rsidRDefault="00000000" w:rsidRPr="00000000" w14:paraId="000001F2">
            <w:pPr>
              <w:spacing w:line="240" w:lineRule="auto"/>
              <w:jc w:val="both"/>
              <w:rPr>
                <w:color w:val="222222"/>
                <w:sz w:val="24"/>
                <w:szCs w:val="24"/>
              </w:rPr>
            </w:pPr>
            <w:r w:rsidDel="00000000" w:rsidR="00000000" w:rsidRPr="00000000">
              <w:rPr>
                <w:b w:val="1"/>
                <w:color w:val="222222"/>
                <w:sz w:val="24"/>
                <w:szCs w:val="24"/>
                <w:rtl w:val="0"/>
              </w:rPr>
              <w:t xml:space="preserve">Excluir </w:t>
            </w:r>
            <w:r w:rsidDel="00000000" w:rsidR="00000000" w:rsidRPr="00000000">
              <w:rPr>
                <w:color w:val="222222"/>
                <w:sz w:val="24"/>
                <w:szCs w:val="24"/>
                <w:rtl w:val="0"/>
              </w:rPr>
              <w:t xml:space="preserve">– Não pode ser excluído ou deletado o animal que tenha um histórico de relacionamento</w:t>
            </w:r>
          </w:p>
          <w:p w:rsidR="00000000" w:rsidDel="00000000" w:rsidP="00000000" w:rsidRDefault="00000000" w:rsidRPr="00000000" w14:paraId="000001F3">
            <w:pPr>
              <w:spacing w:line="240" w:lineRule="auto"/>
              <w:rPr>
                <w:color w:val="222222"/>
                <w:sz w:val="24"/>
                <w:szCs w:val="24"/>
              </w:rPr>
            </w:pPr>
            <w:r w:rsidDel="00000000" w:rsidR="00000000" w:rsidRPr="00000000">
              <w:rPr>
                <w:rtl w:val="0"/>
              </w:rPr>
            </w:r>
          </w:p>
          <w:p w:rsidR="00000000" w:rsidDel="00000000" w:rsidP="00000000" w:rsidRDefault="00000000" w:rsidRPr="00000000" w14:paraId="000001F4">
            <w:pPr>
              <w:spacing w:line="240" w:lineRule="auto"/>
              <w:jc w:val="both"/>
              <w:rPr>
                <w:color w:val="222222"/>
                <w:sz w:val="24"/>
                <w:szCs w:val="24"/>
              </w:rPr>
            </w:pPr>
            <w:r w:rsidDel="00000000" w:rsidR="00000000" w:rsidRPr="00000000">
              <w:rPr>
                <w:b w:val="1"/>
                <w:color w:val="222222"/>
                <w:sz w:val="24"/>
                <w:szCs w:val="24"/>
                <w:rtl w:val="0"/>
              </w:rPr>
              <w:t xml:space="preserve">Alterar </w:t>
            </w:r>
            <w:r w:rsidDel="00000000" w:rsidR="00000000" w:rsidRPr="00000000">
              <w:rPr>
                <w:color w:val="222222"/>
                <w:sz w:val="24"/>
                <w:szCs w:val="24"/>
                <w:rtl w:val="0"/>
              </w:rPr>
              <w:t xml:space="preserve">– poderão ser alterados todos os campos de um cliente, exceto o campo  ID.</w:t>
            </w:r>
          </w:p>
          <w:p w:rsidR="00000000" w:rsidDel="00000000" w:rsidP="00000000" w:rsidRDefault="00000000" w:rsidRPr="00000000" w14:paraId="000001F5">
            <w:pPr>
              <w:spacing w:line="240" w:lineRule="auto"/>
              <w:rPr>
                <w:color w:val="222222"/>
                <w:sz w:val="24"/>
                <w:szCs w:val="24"/>
              </w:rPr>
            </w:pPr>
            <w:r w:rsidDel="00000000" w:rsidR="00000000" w:rsidRPr="00000000">
              <w:rPr>
                <w:rtl w:val="0"/>
              </w:rPr>
            </w:r>
          </w:p>
          <w:p w:rsidR="00000000" w:rsidDel="00000000" w:rsidP="00000000" w:rsidRDefault="00000000" w:rsidRPr="00000000" w14:paraId="000001F6">
            <w:pPr>
              <w:spacing w:line="240" w:lineRule="auto"/>
              <w:jc w:val="both"/>
              <w:rPr>
                <w:color w:val="222222"/>
                <w:sz w:val="24"/>
                <w:szCs w:val="24"/>
              </w:rPr>
            </w:pPr>
            <w:r w:rsidDel="00000000" w:rsidR="00000000" w:rsidRPr="00000000">
              <w:rPr>
                <w:b w:val="1"/>
                <w:color w:val="222222"/>
                <w:sz w:val="24"/>
                <w:szCs w:val="24"/>
                <w:rtl w:val="0"/>
              </w:rPr>
              <w:t xml:space="preserve">Buscar </w:t>
            </w:r>
            <w:r w:rsidDel="00000000" w:rsidR="00000000" w:rsidRPr="00000000">
              <w:rPr>
                <w:color w:val="222222"/>
                <w:sz w:val="24"/>
                <w:szCs w:val="24"/>
                <w:rtl w:val="0"/>
              </w:rPr>
              <w:t xml:space="preserve">– Realizar a busca dos animais já cadastrados.</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2">
            <w:pPr>
              <w:jc w:val="both"/>
              <w:rPr>
                <w:color w:val="222222"/>
                <w:sz w:val="24"/>
                <w:szCs w:val="24"/>
              </w:rPr>
            </w:pPr>
            <w:r w:rsidDel="00000000" w:rsidR="00000000" w:rsidRPr="00000000">
              <w:rPr>
                <w:color w:val="222222"/>
                <w:sz w:val="24"/>
                <w:szCs w:val="24"/>
                <w:rtl w:val="0"/>
              </w:rPr>
              <w:t xml:space="preserve">Verificar se o animal está cadastrado.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0E">
            <w:pPr>
              <w:jc w:val="both"/>
              <w:rPr>
                <w:color w:val="222222"/>
                <w:sz w:val="24"/>
                <w:szCs w:val="24"/>
              </w:rPr>
            </w:pPr>
            <w:r w:rsidDel="00000000" w:rsidR="00000000" w:rsidRPr="00000000">
              <w:rPr>
                <w:color w:val="222222"/>
                <w:sz w:val="24"/>
                <w:szCs w:val="24"/>
                <w:rtl w:val="0"/>
              </w:rPr>
              <w:t xml:space="preserve">RU 003</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2">
            <w:pPr>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214">
      <w:pPr>
        <w:rPr>
          <w:color w:val="222222"/>
          <w:sz w:val="24"/>
          <w:szCs w:val="24"/>
        </w:rPr>
      </w:pPr>
      <w:r w:rsidDel="00000000" w:rsidR="00000000" w:rsidRPr="00000000">
        <w:br w:type="page"/>
      </w:r>
      <w:r w:rsidDel="00000000" w:rsidR="00000000" w:rsidRPr="00000000">
        <w:rPr>
          <w:rtl w:val="0"/>
        </w:rPr>
      </w:r>
    </w:p>
    <w:tbl>
      <w:tblPr>
        <w:tblStyle w:val="Table6"/>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B">
            <w:pPr>
              <w:jc w:val="both"/>
              <w:rPr>
                <w:color w:val="222222"/>
                <w:sz w:val="24"/>
                <w:szCs w:val="24"/>
              </w:rPr>
            </w:pPr>
            <w:r w:rsidDel="00000000" w:rsidR="00000000" w:rsidRPr="00000000">
              <w:rPr>
                <w:b w:val="1"/>
                <w:color w:val="222222"/>
                <w:sz w:val="24"/>
                <w:szCs w:val="24"/>
                <w:rtl w:val="0"/>
              </w:rPr>
              <w:t xml:space="preserve">RF 004</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C">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1D">
            <w:pPr>
              <w:jc w:val="both"/>
              <w:rPr>
                <w:color w:val="222222"/>
                <w:sz w:val="24"/>
                <w:szCs w:val="24"/>
              </w:rPr>
            </w:pPr>
            <w:r w:rsidDel="00000000" w:rsidR="00000000" w:rsidRPr="00000000">
              <w:rPr>
                <w:color w:val="222222"/>
                <w:sz w:val="24"/>
                <w:szCs w:val="24"/>
                <w:rtl w:val="0"/>
              </w:rPr>
              <w:t xml:space="preserve">Alteração Animais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7">
            <w:pPr>
              <w:jc w:val="both"/>
              <w:rPr>
                <w:color w:val="222222"/>
                <w:sz w:val="24"/>
                <w:szCs w:val="24"/>
              </w:rPr>
            </w:pPr>
            <w:r w:rsidDel="00000000" w:rsidR="00000000" w:rsidRPr="00000000">
              <w:rPr>
                <w:color w:val="222222"/>
                <w:sz w:val="24"/>
                <w:szCs w:val="24"/>
                <w:rtl w:val="0"/>
              </w:rPr>
              <w:t xml:space="preserve">CSU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2B">
            <w:pPr>
              <w:jc w:val="both"/>
              <w:rPr>
                <w:color w:val="222222"/>
                <w:sz w:val="24"/>
                <w:szCs w:val="24"/>
              </w:rPr>
            </w:pPr>
            <w:r w:rsidDel="00000000" w:rsidR="00000000" w:rsidRPr="00000000">
              <w:rPr>
                <w:color w:val="222222"/>
                <w:sz w:val="24"/>
                <w:szCs w:val="24"/>
                <w:rtl w:val="0"/>
              </w:rPr>
              <w:t xml:space="preserve">Amon, John,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3">
            <w:pPr>
              <w:jc w:val="both"/>
              <w:rPr>
                <w:color w:val="222222"/>
                <w:sz w:val="24"/>
                <w:szCs w:val="24"/>
              </w:rPr>
            </w:pPr>
            <w:r w:rsidDel="00000000" w:rsidR="00000000" w:rsidRPr="00000000">
              <w:rPr>
                <w:color w:val="222222"/>
                <w:sz w:val="24"/>
                <w:szCs w:val="24"/>
                <w:rtl w:val="0"/>
              </w:rPr>
              <w:t xml:space="preserve">Requisito deve permitir a alteração de dados do animal cadastrado.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39">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3F">
            <w:pPr>
              <w:jc w:val="both"/>
              <w:rPr>
                <w:color w:val="222222"/>
                <w:sz w:val="24"/>
                <w:szCs w:val="24"/>
              </w:rPr>
            </w:pPr>
            <w:r w:rsidDel="00000000" w:rsidR="00000000" w:rsidRPr="00000000">
              <w:rPr>
                <w:color w:val="222222"/>
                <w:sz w:val="24"/>
                <w:szCs w:val="24"/>
                <w:rtl w:val="0"/>
              </w:rPr>
              <w:t xml:space="preserve">Verificar se o animal está cadastrado.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5">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6">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7">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8">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49">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B">
            <w:pPr>
              <w:jc w:val="both"/>
              <w:rPr>
                <w:color w:val="222222"/>
                <w:sz w:val="24"/>
                <w:szCs w:val="24"/>
              </w:rPr>
            </w:pPr>
            <w:r w:rsidDel="00000000" w:rsidR="00000000" w:rsidRPr="00000000">
              <w:rPr>
                <w:color w:val="222222"/>
                <w:sz w:val="24"/>
                <w:szCs w:val="24"/>
                <w:rtl w:val="0"/>
              </w:rPr>
              <w:t xml:space="preserve">RU 004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E">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4F">
            <w:pPr>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251">
      <w:pPr>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2">
      <w:pPr>
        <w:rPr>
          <w:color w:val="222222"/>
          <w:sz w:val="24"/>
          <w:szCs w:val="24"/>
        </w:rPr>
      </w:pPr>
      <w:r w:rsidDel="00000000" w:rsidR="00000000" w:rsidRPr="00000000">
        <w:rPr>
          <w:rtl w:val="0"/>
        </w:rPr>
      </w:r>
    </w:p>
    <w:p w:rsidR="00000000" w:rsidDel="00000000" w:rsidP="00000000" w:rsidRDefault="00000000" w:rsidRPr="00000000" w14:paraId="00000253">
      <w:pPr>
        <w:rPr>
          <w:color w:val="222222"/>
          <w:sz w:val="24"/>
          <w:szCs w:val="24"/>
        </w:rPr>
      </w:pPr>
      <w:r w:rsidDel="00000000" w:rsidR="00000000" w:rsidRPr="00000000">
        <w:rPr>
          <w:rtl w:val="0"/>
        </w:rPr>
      </w:r>
    </w:p>
    <w:tbl>
      <w:tblPr>
        <w:tblStyle w:val="Table7"/>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4">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5">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6">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7">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8">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59">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A">
            <w:pPr>
              <w:jc w:val="both"/>
              <w:rPr>
                <w:color w:val="222222"/>
                <w:sz w:val="24"/>
                <w:szCs w:val="24"/>
              </w:rPr>
            </w:pPr>
            <w:r w:rsidDel="00000000" w:rsidR="00000000" w:rsidRPr="00000000">
              <w:rPr>
                <w:b w:val="1"/>
                <w:color w:val="222222"/>
                <w:sz w:val="24"/>
                <w:szCs w:val="24"/>
                <w:rtl w:val="0"/>
              </w:rPr>
              <w:t xml:space="preserve">RF 005</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B">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5C">
            <w:pPr>
              <w:jc w:val="both"/>
              <w:rPr>
                <w:color w:val="222222"/>
                <w:sz w:val="24"/>
                <w:szCs w:val="24"/>
              </w:rPr>
            </w:pPr>
            <w:r w:rsidDel="00000000" w:rsidR="00000000" w:rsidRPr="00000000">
              <w:rPr>
                <w:color w:val="222222"/>
                <w:sz w:val="24"/>
                <w:szCs w:val="24"/>
                <w:rtl w:val="0"/>
              </w:rPr>
              <w:t xml:space="preserve">Cadastro Patrimônios</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0">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6">
            <w:pPr>
              <w:jc w:val="both"/>
              <w:rPr>
                <w:color w:val="222222"/>
                <w:sz w:val="24"/>
                <w:szCs w:val="24"/>
              </w:rPr>
            </w:pPr>
            <w:r w:rsidDel="00000000" w:rsidR="00000000" w:rsidRPr="00000000">
              <w:rPr>
                <w:color w:val="222222"/>
                <w:sz w:val="24"/>
                <w:szCs w:val="24"/>
                <w:rtl w:val="0"/>
              </w:rPr>
              <w:t xml:space="preserve">CSU 005</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6A">
            <w:pPr>
              <w:jc w:val="both"/>
              <w:rPr>
                <w:color w:val="222222"/>
                <w:sz w:val="24"/>
                <w:szCs w:val="24"/>
              </w:rPr>
            </w:pPr>
            <w:r w:rsidDel="00000000" w:rsidR="00000000" w:rsidRPr="00000000">
              <w:rPr>
                <w:color w:val="222222"/>
                <w:sz w:val="24"/>
                <w:szCs w:val="24"/>
                <w:rtl w:val="0"/>
              </w:rPr>
              <w:t xml:space="preserve">Amon, John,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72">
            <w:pPr>
              <w:spacing w:line="240" w:lineRule="auto"/>
              <w:jc w:val="both"/>
              <w:rPr>
                <w:color w:val="222222"/>
                <w:sz w:val="24"/>
                <w:szCs w:val="24"/>
              </w:rPr>
            </w:pPr>
            <w:r w:rsidDel="00000000" w:rsidR="00000000" w:rsidRPr="00000000">
              <w:rPr>
                <w:color w:val="222222"/>
                <w:sz w:val="24"/>
                <w:szCs w:val="24"/>
                <w:rtl w:val="0"/>
              </w:rPr>
              <w:t xml:space="preserve">As informações nesse requisito são:</w:t>
              <w:br w:type="textWrapping"/>
              <w:br w:type="textWrapping"/>
            </w:r>
            <w:r w:rsidDel="00000000" w:rsidR="00000000" w:rsidRPr="00000000">
              <w:rPr>
                <w:b w:val="1"/>
                <w:color w:val="222222"/>
                <w:sz w:val="24"/>
                <w:szCs w:val="24"/>
                <w:rtl w:val="0"/>
              </w:rPr>
              <w:t xml:space="preserve">Incluir </w:t>
            </w:r>
            <w:r w:rsidDel="00000000" w:rsidR="00000000" w:rsidRPr="00000000">
              <w:rPr>
                <w:color w:val="222222"/>
                <w:sz w:val="24"/>
                <w:szCs w:val="24"/>
                <w:rtl w:val="0"/>
              </w:rPr>
              <w:t xml:space="preserve">– O usuário poderá adicionar um novo patrimônio. O sistema não permite incluir patrimônio com o mesmo ID.</w:t>
            </w:r>
          </w:p>
          <w:p w:rsidR="00000000" w:rsidDel="00000000" w:rsidP="00000000" w:rsidRDefault="00000000" w:rsidRPr="00000000" w14:paraId="00000273">
            <w:pPr>
              <w:spacing w:line="240" w:lineRule="auto"/>
              <w:rPr>
                <w:color w:val="222222"/>
                <w:sz w:val="24"/>
                <w:szCs w:val="24"/>
              </w:rPr>
            </w:pPr>
            <w:r w:rsidDel="00000000" w:rsidR="00000000" w:rsidRPr="00000000">
              <w:rPr>
                <w:rtl w:val="0"/>
              </w:rPr>
            </w:r>
          </w:p>
          <w:p w:rsidR="00000000" w:rsidDel="00000000" w:rsidP="00000000" w:rsidRDefault="00000000" w:rsidRPr="00000000" w14:paraId="00000274">
            <w:pPr>
              <w:spacing w:line="240" w:lineRule="auto"/>
              <w:jc w:val="both"/>
              <w:rPr>
                <w:color w:val="222222"/>
                <w:sz w:val="24"/>
                <w:szCs w:val="24"/>
              </w:rPr>
            </w:pPr>
            <w:r w:rsidDel="00000000" w:rsidR="00000000" w:rsidRPr="00000000">
              <w:rPr>
                <w:b w:val="1"/>
                <w:color w:val="222222"/>
                <w:sz w:val="24"/>
                <w:szCs w:val="24"/>
                <w:rtl w:val="0"/>
              </w:rPr>
              <w:t xml:space="preserve">Excluir </w:t>
            </w:r>
            <w:r w:rsidDel="00000000" w:rsidR="00000000" w:rsidRPr="00000000">
              <w:rPr>
                <w:color w:val="222222"/>
                <w:sz w:val="24"/>
                <w:szCs w:val="24"/>
                <w:rtl w:val="0"/>
              </w:rPr>
              <w:t xml:space="preserve">– Não pode ser excluído ou deletado o patrimônio que tenha um histórico de relacionamento</w:t>
            </w:r>
          </w:p>
          <w:p w:rsidR="00000000" w:rsidDel="00000000" w:rsidP="00000000" w:rsidRDefault="00000000" w:rsidRPr="00000000" w14:paraId="00000275">
            <w:pPr>
              <w:spacing w:line="240" w:lineRule="auto"/>
              <w:rPr>
                <w:color w:val="222222"/>
                <w:sz w:val="24"/>
                <w:szCs w:val="24"/>
              </w:rPr>
            </w:pPr>
            <w:r w:rsidDel="00000000" w:rsidR="00000000" w:rsidRPr="00000000">
              <w:rPr>
                <w:rtl w:val="0"/>
              </w:rPr>
            </w:r>
          </w:p>
          <w:p w:rsidR="00000000" w:rsidDel="00000000" w:rsidP="00000000" w:rsidRDefault="00000000" w:rsidRPr="00000000" w14:paraId="00000276">
            <w:pPr>
              <w:spacing w:line="240" w:lineRule="auto"/>
              <w:jc w:val="both"/>
              <w:rPr>
                <w:color w:val="222222"/>
                <w:sz w:val="24"/>
                <w:szCs w:val="24"/>
              </w:rPr>
            </w:pPr>
            <w:r w:rsidDel="00000000" w:rsidR="00000000" w:rsidRPr="00000000">
              <w:rPr>
                <w:b w:val="1"/>
                <w:color w:val="222222"/>
                <w:sz w:val="24"/>
                <w:szCs w:val="24"/>
                <w:rtl w:val="0"/>
              </w:rPr>
              <w:t xml:space="preserve">Alterar </w:t>
            </w:r>
            <w:r w:rsidDel="00000000" w:rsidR="00000000" w:rsidRPr="00000000">
              <w:rPr>
                <w:color w:val="222222"/>
                <w:sz w:val="24"/>
                <w:szCs w:val="24"/>
                <w:rtl w:val="0"/>
              </w:rPr>
              <w:t xml:space="preserve">– poderão ser alterados todos os campos de um patrimônio, exceto o campo  ID.</w:t>
            </w:r>
          </w:p>
          <w:p w:rsidR="00000000" w:rsidDel="00000000" w:rsidP="00000000" w:rsidRDefault="00000000" w:rsidRPr="00000000" w14:paraId="00000277">
            <w:pPr>
              <w:spacing w:line="240" w:lineRule="auto"/>
              <w:rPr>
                <w:color w:val="222222"/>
                <w:sz w:val="24"/>
                <w:szCs w:val="24"/>
              </w:rPr>
            </w:pPr>
            <w:r w:rsidDel="00000000" w:rsidR="00000000" w:rsidRPr="00000000">
              <w:rPr>
                <w:rtl w:val="0"/>
              </w:rPr>
            </w:r>
          </w:p>
          <w:p w:rsidR="00000000" w:rsidDel="00000000" w:rsidP="00000000" w:rsidRDefault="00000000" w:rsidRPr="00000000" w14:paraId="00000278">
            <w:pPr>
              <w:spacing w:line="240" w:lineRule="auto"/>
              <w:jc w:val="both"/>
              <w:rPr>
                <w:color w:val="222222"/>
                <w:sz w:val="24"/>
                <w:szCs w:val="24"/>
              </w:rPr>
            </w:pPr>
            <w:r w:rsidDel="00000000" w:rsidR="00000000" w:rsidRPr="00000000">
              <w:rPr>
                <w:b w:val="1"/>
                <w:color w:val="222222"/>
                <w:sz w:val="24"/>
                <w:szCs w:val="24"/>
                <w:rtl w:val="0"/>
              </w:rPr>
              <w:t xml:space="preserve">Buscar </w:t>
            </w:r>
            <w:r w:rsidDel="00000000" w:rsidR="00000000" w:rsidRPr="00000000">
              <w:rPr>
                <w:color w:val="222222"/>
                <w:sz w:val="24"/>
                <w:szCs w:val="24"/>
                <w:rtl w:val="0"/>
              </w:rPr>
              <w:t xml:space="preserve">– Realizar a busca dos patrimônios já cadastrados.</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84">
            <w:pPr>
              <w:jc w:val="both"/>
              <w:rPr>
                <w:color w:val="222222"/>
                <w:sz w:val="24"/>
                <w:szCs w:val="24"/>
              </w:rPr>
            </w:pPr>
            <w:r w:rsidDel="00000000" w:rsidR="00000000" w:rsidRPr="00000000">
              <w:rPr>
                <w:color w:val="222222"/>
                <w:sz w:val="24"/>
                <w:szCs w:val="24"/>
                <w:rtl w:val="0"/>
              </w:rPr>
              <w:t xml:space="preserve">Verificar se o patrimônio está cadastrado.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0">
            <w:pPr>
              <w:jc w:val="both"/>
              <w:rPr>
                <w:color w:val="222222"/>
                <w:sz w:val="24"/>
                <w:szCs w:val="24"/>
              </w:rPr>
            </w:pPr>
            <w:r w:rsidDel="00000000" w:rsidR="00000000" w:rsidRPr="00000000">
              <w:rPr>
                <w:color w:val="222222"/>
                <w:sz w:val="24"/>
                <w:szCs w:val="24"/>
                <w:rtl w:val="0"/>
              </w:rPr>
              <w:t xml:space="preserve">RU 05</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4">
            <w:pPr>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296">
      <w:pPr>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7">
      <w:pPr>
        <w:rPr>
          <w:color w:val="222222"/>
          <w:sz w:val="24"/>
          <w:szCs w:val="24"/>
        </w:rPr>
      </w:pPr>
      <w:r w:rsidDel="00000000" w:rsidR="00000000" w:rsidRPr="00000000">
        <w:rPr>
          <w:rtl w:val="0"/>
        </w:rPr>
      </w:r>
    </w:p>
    <w:tbl>
      <w:tblPr>
        <w:tblStyle w:val="Table8"/>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E">
            <w:pPr>
              <w:jc w:val="both"/>
              <w:rPr>
                <w:color w:val="222222"/>
                <w:sz w:val="24"/>
                <w:szCs w:val="24"/>
              </w:rPr>
            </w:pPr>
            <w:r w:rsidDel="00000000" w:rsidR="00000000" w:rsidRPr="00000000">
              <w:rPr>
                <w:b w:val="1"/>
                <w:color w:val="222222"/>
                <w:sz w:val="24"/>
                <w:szCs w:val="24"/>
                <w:rtl w:val="0"/>
              </w:rPr>
              <w:t xml:space="preserve">RF 006</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0">
            <w:pPr>
              <w:jc w:val="both"/>
              <w:rPr>
                <w:color w:val="222222"/>
                <w:sz w:val="24"/>
                <w:szCs w:val="24"/>
              </w:rPr>
            </w:pPr>
            <w:r w:rsidDel="00000000" w:rsidR="00000000" w:rsidRPr="00000000">
              <w:rPr>
                <w:color w:val="222222"/>
                <w:sz w:val="24"/>
                <w:szCs w:val="24"/>
                <w:rtl w:val="0"/>
              </w:rPr>
              <w:t xml:space="preserve">Alterar Patrimônios </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A">
            <w:pPr>
              <w:jc w:val="both"/>
              <w:rPr>
                <w:color w:val="222222"/>
                <w:sz w:val="24"/>
                <w:szCs w:val="24"/>
              </w:rPr>
            </w:pPr>
            <w:r w:rsidDel="00000000" w:rsidR="00000000" w:rsidRPr="00000000">
              <w:rPr>
                <w:color w:val="222222"/>
                <w:sz w:val="24"/>
                <w:szCs w:val="24"/>
                <w:rtl w:val="0"/>
              </w:rPr>
              <w:t xml:space="preserve">CSU 006 </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AE">
            <w:pPr>
              <w:jc w:val="both"/>
              <w:rPr>
                <w:color w:val="222222"/>
                <w:sz w:val="24"/>
                <w:szCs w:val="24"/>
              </w:rPr>
            </w:pPr>
            <w:r w:rsidDel="00000000" w:rsidR="00000000" w:rsidRPr="00000000">
              <w:rPr>
                <w:color w:val="222222"/>
                <w:sz w:val="24"/>
                <w:szCs w:val="24"/>
                <w:rtl w:val="0"/>
              </w:rPr>
              <w:t xml:space="preserve">Amon, John,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B6">
            <w:pPr>
              <w:jc w:val="both"/>
              <w:rPr>
                <w:color w:val="222222"/>
                <w:sz w:val="24"/>
                <w:szCs w:val="24"/>
              </w:rPr>
            </w:pPr>
            <w:r w:rsidDel="00000000" w:rsidR="00000000" w:rsidRPr="00000000">
              <w:rPr>
                <w:color w:val="222222"/>
                <w:sz w:val="24"/>
                <w:szCs w:val="24"/>
                <w:rtl w:val="0"/>
              </w:rPr>
              <w:t xml:space="preserve">Requisito deve permitir a alteração de dados do animal cadastrado.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2">
            <w:pPr>
              <w:jc w:val="both"/>
              <w:rPr>
                <w:color w:val="222222"/>
                <w:sz w:val="24"/>
                <w:szCs w:val="24"/>
              </w:rPr>
            </w:pPr>
            <w:r w:rsidDel="00000000" w:rsidR="00000000" w:rsidRPr="00000000">
              <w:rPr>
                <w:color w:val="222222"/>
                <w:sz w:val="24"/>
                <w:szCs w:val="24"/>
                <w:rtl w:val="0"/>
              </w:rPr>
              <w:t xml:space="preserve">Verificar se o patrimônio está cadastrado.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CE">
            <w:pPr>
              <w:jc w:val="both"/>
              <w:rPr>
                <w:color w:val="222222"/>
                <w:sz w:val="24"/>
                <w:szCs w:val="24"/>
              </w:rPr>
            </w:pPr>
            <w:r w:rsidDel="00000000" w:rsidR="00000000" w:rsidRPr="00000000">
              <w:rPr>
                <w:color w:val="222222"/>
                <w:sz w:val="24"/>
                <w:szCs w:val="24"/>
                <w:rtl w:val="0"/>
              </w:rPr>
              <w:t xml:space="preserve">RU 006</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2">
            <w:pPr>
              <w:jc w:val="both"/>
              <w:rPr>
                <w:color w:val="222222"/>
                <w:sz w:val="24"/>
                <w:szCs w:val="24"/>
              </w:rPr>
            </w:pPr>
            <w:r w:rsidDel="00000000" w:rsidR="00000000" w:rsidRPr="00000000">
              <w:rPr>
                <w:color w:val="222222"/>
                <w:sz w:val="24"/>
                <w:szCs w:val="24"/>
                <w:rtl w:val="0"/>
              </w:rPr>
              <w:t xml:space="preserve">Essenciais</w:t>
            </w:r>
          </w:p>
          <w:p w:rsidR="00000000" w:rsidDel="00000000" w:rsidP="00000000" w:rsidRDefault="00000000" w:rsidRPr="00000000" w14:paraId="000002D3">
            <w:pPr>
              <w:jc w:val="both"/>
              <w:rPr>
                <w:color w:val="222222"/>
                <w:sz w:val="24"/>
                <w:szCs w:val="24"/>
              </w:rPr>
            </w:pPr>
            <w:r w:rsidDel="00000000" w:rsidR="00000000" w:rsidRPr="00000000">
              <w:rPr>
                <w:rtl w:val="0"/>
              </w:rPr>
            </w:r>
          </w:p>
        </w:tc>
      </w:tr>
    </w:tbl>
    <w:p w:rsidR="00000000" w:rsidDel="00000000" w:rsidP="00000000" w:rsidRDefault="00000000" w:rsidRPr="00000000" w14:paraId="000002D5">
      <w:pPr>
        <w:rPr>
          <w:color w:val="222222"/>
          <w:sz w:val="24"/>
          <w:szCs w:val="24"/>
        </w:rPr>
      </w:pPr>
      <w:r w:rsidDel="00000000" w:rsidR="00000000" w:rsidRPr="00000000">
        <w:rPr>
          <w:rtl w:val="0"/>
        </w:rPr>
      </w:r>
    </w:p>
    <w:p w:rsidR="00000000" w:rsidDel="00000000" w:rsidP="00000000" w:rsidRDefault="00000000" w:rsidRPr="00000000" w14:paraId="000002D6">
      <w:pPr>
        <w:rPr>
          <w:color w:val="222222"/>
        </w:rPr>
      </w:pPr>
      <w:r w:rsidDel="00000000" w:rsidR="00000000" w:rsidRPr="00000000">
        <w:rPr>
          <w:rtl w:val="0"/>
        </w:rPr>
      </w:r>
    </w:p>
    <w:p w:rsidR="00000000" w:rsidDel="00000000" w:rsidP="00000000" w:rsidRDefault="00000000" w:rsidRPr="00000000" w14:paraId="000002D7">
      <w:pPr>
        <w:rPr>
          <w:color w:val="222222"/>
          <w:sz w:val="24"/>
          <w:szCs w:val="24"/>
        </w:rPr>
      </w:pPr>
      <w:r w:rsidDel="00000000" w:rsidR="00000000" w:rsidRPr="00000000">
        <w:rPr>
          <w:rtl w:val="0"/>
        </w:rPr>
      </w:r>
    </w:p>
    <w:tbl>
      <w:tblPr>
        <w:tblStyle w:val="Table9"/>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C">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E">
            <w:pPr>
              <w:jc w:val="both"/>
              <w:rPr>
                <w:color w:val="222222"/>
                <w:sz w:val="24"/>
                <w:szCs w:val="24"/>
              </w:rPr>
            </w:pPr>
            <w:r w:rsidDel="00000000" w:rsidR="00000000" w:rsidRPr="00000000">
              <w:rPr>
                <w:b w:val="1"/>
                <w:color w:val="222222"/>
                <w:sz w:val="24"/>
                <w:szCs w:val="24"/>
                <w:rtl w:val="0"/>
              </w:rPr>
              <w:t xml:space="preserve">RF 007</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0">
            <w:pPr>
              <w:jc w:val="both"/>
              <w:rPr>
                <w:color w:val="222222"/>
                <w:sz w:val="24"/>
                <w:szCs w:val="24"/>
              </w:rPr>
            </w:pPr>
            <w:r w:rsidDel="00000000" w:rsidR="00000000" w:rsidRPr="00000000">
              <w:rPr>
                <w:color w:val="222222"/>
                <w:sz w:val="24"/>
                <w:szCs w:val="24"/>
                <w:rtl w:val="0"/>
              </w:rPr>
              <w:t xml:space="preserve">Permitir Controle de Produção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A">
            <w:pPr>
              <w:jc w:val="both"/>
              <w:rPr>
                <w:color w:val="222222"/>
                <w:sz w:val="24"/>
                <w:szCs w:val="24"/>
              </w:rPr>
            </w:pPr>
            <w:r w:rsidDel="00000000" w:rsidR="00000000" w:rsidRPr="00000000">
              <w:rPr>
                <w:color w:val="222222"/>
                <w:sz w:val="24"/>
                <w:szCs w:val="24"/>
                <w:rtl w:val="0"/>
              </w:rPr>
              <w:t xml:space="preserve">CSU 007</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EE">
            <w:pPr>
              <w:jc w:val="both"/>
              <w:rPr>
                <w:color w:val="222222"/>
                <w:sz w:val="24"/>
                <w:szCs w:val="24"/>
              </w:rPr>
            </w:pPr>
            <w:r w:rsidDel="00000000" w:rsidR="00000000" w:rsidRPr="00000000">
              <w:rPr>
                <w:color w:val="222222"/>
                <w:sz w:val="24"/>
                <w:szCs w:val="24"/>
                <w:rtl w:val="0"/>
              </w:rPr>
              <w:t xml:space="preserve">Amon, John,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2F6">
            <w:pPr>
              <w:jc w:val="both"/>
              <w:rPr>
                <w:color w:val="222222"/>
                <w:sz w:val="24"/>
                <w:szCs w:val="24"/>
              </w:rPr>
            </w:pPr>
            <w:r w:rsidDel="00000000" w:rsidR="00000000" w:rsidRPr="00000000">
              <w:rPr>
                <w:color w:val="222222"/>
                <w:sz w:val="24"/>
                <w:szCs w:val="24"/>
                <w:rtl w:val="0"/>
              </w:rPr>
              <w:t xml:space="preserve">Requisito tem como funcionalidade permitir que o sistema faça o controle de produção.</w:t>
            </w:r>
          </w:p>
          <w:p w:rsidR="00000000" w:rsidDel="00000000" w:rsidP="00000000" w:rsidRDefault="00000000" w:rsidRPr="00000000" w14:paraId="000002F7">
            <w:pPr>
              <w:jc w:val="both"/>
              <w:rPr>
                <w:color w:val="222222"/>
                <w:sz w:val="24"/>
                <w:szCs w:val="24"/>
              </w:rPr>
            </w:pPr>
            <w:r w:rsidDel="00000000" w:rsidR="00000000" w:rsidRPr="00000000">
              <w:rPr>
                <w:color w:val="222222"/>
                <w:sz w:val="24"/>
                <w:szCs w:val="24"/>
                <w:rtl w:val="0"/>
              </w:rPr>
              <w:t xml:space="preserve">Inclusão de dados da produção diaria de leite</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03">
            <w:pPr>
              <w:jc w:val="both"/>
              <w:rPr>
                <w:color w:val="222222"/>
                <w:sz w:val="24"/>
                <w:szCs w:val="24"/>
              </w:rPr>
            </w:pPr>
            <w:r w:rsidDel="00000000" w:rsidR="00000000" w:rsidRPr="00000000">
              <w:rPr>
                <w:color w:val="222222"/>
                <w:sz w:val="24"/>
                <w:szCs w:val="24"/>
                <w:rtl w:val="0"/>
              </w:rPr>
              <w:t xml:space="preserve">Verificar se estão cadastrados: pessoa, patrimônio, animal e confirmar o repasse dos dados de produção registrados diariamente.</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B">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C">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bl>
    <w:p w:rsidR="00000000" w:rsidDel="00000000" w:rsidP="00000000" w:rsidRDefault="00000000" w:rsidRPr="00000000" w14:paraId="0000030F">
      <w:pPr>
        <w:rPr>
          <w:color w:val="222222"/>
        </w:rPr>
      </w:pPr>
      <w:r w:rsidDel="00000000" w:rsidR="00000000" w:rsidRPr="00000000">
        <w:rPr>
          <w:rtl w:val="0"/>
        </w:rPr>
      </w:r>
    </w:p>
    <w:p w:rsidR="00000000" w:rsidDel="00000000" w:rsidP="00000000" w:rsidRDefault="00000000" w:rsidRPr="00000000" w14:paraId="00000310">
      <w:pPr>
        <w:rPr>
          <w:color w:val="222222"/>
        </w:rPr>
      </w:pPr>
      <w:r w:rsidDel="00000000" w:rsidR="00000000" w:rsidRPr="00000000">
        <w:rPr>
          <w:rtl w:val="0"/>
        </w:rPr>
      </w:r>
    </w:p>
    <w:p w:rsidR="00000000" w:rsidDel="00000000" w:rsidP="00000000" w:rsidRDefault="00000000" w:rsidRPr="00000000" w14:paraId="00000311">
      <w:pPr>
        <w:rPr>
          <w:color w:val="222222"/>
          <w:sz w:val="24"/>
          <w:szCs w:val="24"/>
        </w:rPr>
      </w:pPr>
      <w:r w:rsidDel="00000000" w:rsidR="00000000" w:rsidRPr="00000000">
        <w:rPr>
          <w:rtl w:val="0"/>
        </w:rPr>
      </w:r>
    </w:p>
    <w:tbl>
      <w:tblPr>
        <w:tblStyle w:val="Table10"/>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2">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3">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4">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5">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6">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7">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8">
            <w:pPr>
              <w:jc w:val="both"/>
              <w:rPr>
                <w:color w:val="222222"/>
                <w:sz w:val="24"/>
                <w:szCs w:val="24"/>
              </w:rPr>
            </w:pPr>
            <w:r w:rsidDel="00000000" w:rsidR="00000000" w:rsidRPr="00000000">
              <w:rPr>
                <w:b w:val="1"/>
                <w:color w:val="222222"/>
                <w:sz w:val="24"/>
                <w:szCs w:val="24"/>
                <w:rtl w:val="0"/>
              </w:rPr>
              <w:t xml:space="preserve">RF 008</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9">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1A">
            <w:pPr>
              <w:jc w:val="both"/>
              <w:rPr>
                <w:color w:val="222222"/>
                <w:sz w:val="24"/>
                <w:szCs w:val="24"/>
              </w:rPr>
            </w:pPr>
            <w:r w:rsidDel="00000000" w:rsidR="00000000" w:rsidRPr="00000000">
              <w:rPr>
                <w:color w:val="222222"/>
                <w:sz w:val="24"/>
                <w:szCs w:val="24"/>
                <w:rtl w:val="0"/>
              </w:rPr>
              <w:t xml:space="preserve">Emitir Relatório de Produção.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E">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20">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21">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22">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4">
            <w:pPr>
              <w:jc w:val="both"/>
              <w:rPr>
                <w:color w:val="222222"/>
                <w:sz w:val="24"/>
                <w:szCs w:val="24"/>
              </w:rPr>
            </w:pPr>
            <w:r w:rsidDel="00000000" w:rsidR="00000000" w:rsidRPr="00000000">
              <w:rPr>
                <w:color w:val="222222"/>
                <w:sz w:val="24"/>
                <w:szCs w:val="24"/>
                <w:rtl w:val="0"/>
              </w:rPr>
              <w:t xml:space="preserve">CSU 008</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7">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28">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2A">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63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0">
            <w:pPr>
              <w:jc w:val="both"/>
              <w:rPr>
                <w:color w:val="222222"/>
                <w:sz w:val="24"/>
                <w:szCs w:val="24"/>
              </w:rPr>
            </w:pPr>
            <w:r w:rsidDel="00000000" w:rsidR="00000000" w:rsidRPr="00000000">
              <w:rPr>
                <w:color w:val="222222"/>
                <w:sz w:val="24"/>
                <w:szCs w:val="24"/>
                <w:rtl w:val="0"/>
              </w:rPr>
              <w:t xml:space="preserve">Requisito tem a função emitir o relatório de produção.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36">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3C">
            <w:pPr>
              <w:jc w:val="both"/>
              <w:rPr>
                <w:color w:val="222222"/>
                <w:sz w:val="24"/>
                <w:szCs w:val="24"/>
              </w:rPr>
            </w:pPr>
            <w:r w:rsidDel="00000000" w:rsidR="00000000" w:rsidRPr="00000000">
              <w:rPr>
                <w:color w:val="222222"/>
                <w:sz w:val="24"/>
                <w:szCs w:val="24"/>
                <w:rtl w:val="0"/>
              </w:rPr>
              <w:t xml:space="preserve">Verificar o repasse dos dados de produção registrados diariamente.</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2">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3">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4">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5">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46">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8">
            <w:pPr>
              <w:jc w:val="both"/>
              <w:rPr>
                <w:color w:val="222222"/>
                <w:sz w:val="24"/>
                <w:szCs w:val="24"/>
              </w:rPr>
            </w:pPr>
            <w:r w:rsidDel="00000000" w:rsidR="00000000" w:rsidRPr="00000000">
              <w:rPr>
                <w:color w:val="222222"/>
                <w:sz w:val="24"/>
                <w:szCs w:val="24"/>
                <w:rtl w:val="0"/>
              </w:rPr>
              <w:t xml:space="preserve">RU 008</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B">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4C">
            <w:pPr>
              <w:jc w:val="both"/>
              <w:rPr>
                <w:color w:val="222222"/>
                <w:sz w:val="24"/>
                <w:szCs w:val="24"/>
              </w:rPr>
            </w:pPr>
            <w:r w:rsidDel="00000000" w:rsidR="00000000" w:rsidRPr="00000000">
              <w:rPr>
                <w:color w:val="222222"/>
                <w:sz w:val="24"/>
                <w:szCs w:val="24"/>
                <w:rtl w:val="0"/>
              </w:rPr>
              <w:t xml:space="preserve">Essencial.</w:t>
            </w:r>
          </w:p>
          <w:p w:rsidR="00000000" w:rsidDel="00000000" w:rsidP="00000000" w:rsidRDefault="00000000" w:rsidRPr="00000000" w14:paraId="0000034D">
            <w:pPr>
              <w:jc w:val="both"/>
              <w:rPr>
                <w:color w:val="222222"/>
                <w:sz w:val="24"/>
                <w:szCs w:val="24"/>
              </w:rPr>
            </w:pPr>
            <w:r w:rsidDel="00000000" w:rsidR="00000000" w:rsidRPr="00000000">
              <w:rPr>
                <w:rtl w:val="0"/>
              </w:rPr>
            </w:r>
          </w:p>
        </w:tc>
      </w:tr>
    </w:tbl>
    <w:p w:rsidR="00000000" w:rsidDel="00000000" w:rsidP="00000000" w:rsidRDefault="00000000" w:rsidRPr="00000000" w14:paraId="0000034F">
      <w:pPr>
        <w:rPr>
          <w:color w:val="222222"/>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0">
      <w:pPr>
        <w:rPr>
          <w:color w:val="222222"/>
          <w:sz w:val="24"/>
          <w:szCs w:val="24"/>
        </w:rPr>
      </w:pPr>
      <w:r w:rsidDel="00000000" w:rsidR="00000000" w:rsidRPr="00000000">
        <w:rPr>
          <w:rtl w:val="0"/>
        </w:rPr>
      </w:r>
    </w:p>
    <w:tbl>
      <w:tblPr>
        <w:tblStyle w:val="Table11"/>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1">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2">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3">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4">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5">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6">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7">
            <w:pPr>
              <w:jc w:val="both"/>
              <w:rPr>
                <w:color w:val="222222"/>
                <w:sz w:val="24"/>
                <w:szCs w:val="24"/>
              </w:rPr>
            </w:pPr>
            <w:r w:rsidDel="00000000" w:rsidR="00000000" w:rsidRPr="00000000">
              <w:rPr>
                <w:b w:val="1"/>
                <w:color w:val="222222"/>
                <w:sz w:val="24"/>
                <w:szCs w:val="24"/>
                <w:rtl w:val="0"/>
              </w:rPr>
              <w:t xml:space="preserve">RF 009</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8">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59">
            <w:pPr>
              <w:jc w:val="both"/>
              <w:rPr>
                <w:color w:val="222222"/>
                <w:sz w:val="24"/>
                <w:szCs w:val="24"/>
              </w:rPr>
            </w:pPr>
            <w:r w:rsidDel="00000000" w:rsidR="00000000" w:rsidRPr="00000000">
              <w:rPr>
                <w:color w:val="222222"/>
                <w:sz w:val="24"/>
                <w:szCs w:val="24"/>
                <w:rtl w:val="0"/>
              </w:rPr>
              <w:t xml:space="preserve">Gerar Relatório de Produção.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D">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5F">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60">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3">
            <w:pPr>
              <w:jc w:val="both"/>
              <w:rPr>
                <w:color w:val="222222"/>
                <w:sz w:val="24"/>
                <w:szCs w:val="24"/>
              </w:rPr>
            </w:pPr>
            <w:r w:rsidDel="00000000" w:rsidR="00000000" w:rsidRPr="00000000">
              <w:rPr>
                <w:color w:val="222222"/>
                <w:sz w:val="24"/>
                <w:szCs w:val="24"/>
                <w:rtl w:val="0"/>
              </w:rPr>
              <w:t xml:space="preserve">CSU 009</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6">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7">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69">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63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6F">
            <w:pPr>
              <w:jc w:val="both"/>
              <w:rPr>
                <w:color w:val="222222"/>
                <w:sz w:val="24"/>
                <w:szCs w:val="24"/>
              </w:rPr>
            </w:pPr>
            <w:r w:rsidDel="00000000" w:rsidR="00000000" w:rsidRPr="00000000">
              <w:rPr>
                <w:color w:val="222222"/>
                <w:sz w:val="24"/>
                <w:szCs w:val="24"/>
                <w:rtl w:val="0"/>
              </w:rPr>
              <w:t xml:space="preserve">Requisito tem a função gerar o relatório de produção.</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75">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7B">
            <w:pPr>
              <w:jc w:val="both"/>
              <w:rPr>
                <w:color w:val="222222"/>
                <w:sz w:val="24"/>
                <w:szCs w:val="24"/>
              </w:rPr>
            </w:pPr>
            <w:r w:rsidDel="00000000" w:rsidR="00000000" w:rsidRPr="00000000">
              <w:rPr>
                <w:color w:val="222222"/>
                <w:sz w:val="24"/>
                <w:szCs w:val="24"/>
                <w:rtl w:val="0"/>
              </w:rPr>
              <w:t xml:space="preserve">Verificar o repasse dos dados de produção registrados diariamente e conexão a internet.</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3">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4">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7">
            <w:pPr>
              <w:jc w:val="both"/>
              <w:rPr>
                <w:color w:val="222222"/>
                <w:sz w:val="24"/>
                <w:szCs w:val="24"/>
              </w:rPr>
            </w:pPr>
            <w:r w:rsidDel="00000000" w:rsidR="00000000" w:rsidRPr="00000000">
              <w:rPr>
                <w:color w:val="222222"/>
                <w:sz w:val="24"/>
                <w:szCs w:val="24"/>
                <w:rtl w:val="0"/>
              </w:rPr>
              <w:t xml:space="preserve">RU 009</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8B">
            <w:pPr>
              <w:jc w:val="both"/>
              <w:rPr>
                <w:color w:val="222222"/>
                <w:sz w:val="24"/>
                <w:szCs w:val="24"/>
              </w:rPr>
            </w:pPr>
            <w:r w:rsidDel="00000000" w:rsidR="00000000" w:rsidRPr="00000000">
              <w:rPr>
                <w:color w:val="222222"/>
                <w:sz w:val="24"/>
                <w:szCs w:val="24"/>
                <w:rtl w:val="0"/>
              </w:rPr>
              <w:t xml:space="preserve">Essencial.</w:t>
            </w:r>
          </w:p>
          <w:p w:rsidR="00000000" w:rsidDel="00000000" w:rsidP="00000000" w:rsidRDefault="00000000" w:rsidRPr="00000000" w14:paraId="0000038C">
            <w:pPr>
              <w:jc w:val="both"/>
              <w:rPr>
                <w:color w:val="222222"/>
                <w:sz w:val="24"/>
                <w:szCs w:val="24"/>
              </w:rPr>
            </w:pPr>
            <w:r w:rsidDel="00000000" w:rsidR="00000000" w:rsidRPr="00000000">
              <w:rPr>
                <w:rtl w:val="0"/>
              </w:rPr>
            </w:r>
          </w:p>
        </w:tc>
      </w:tr>
    </w:tbl>
    <w:p w:rsidR="00000000" w:rsidDel="00000000" w:rsidP="00000000" w:rsidRDefault="00000000" w:rsidRPr="00000000" w14:paraId="0000038E">
      <w:pPr>
        <w:rPr>
          <w:color w:val="222222"/>
          <w:sz w:val="24"/>
          <w:szCs w:val="24"/>
        </w:rPr>
      </w:pPr>
      <w:r w:rsidDel="00000000" w:rsidR="00000000" w:rsidRPr="00000000">
        <w:br w:type="page"/>
      </w:r>
      <w:r w:rsidDel="00000000" w:rsidR="00000000" w:rsidRPr="00000000">
        <w:rPr>
          <w:rtl w:val="0"/>
        </w:rPr>
      </w:r>
    </w:p>
    <w:tbl>
      <w:tblPr>
        <w:tblStyle w:val="Table12"/>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15"/>
        <w:gridCol w:w="2895"/>
        <w:gridCol w:w="1500"/>
        <w:tblGridChange w:id="0">
          <w:tblGrid>
            <w:gridCol w:w="2160"/>
            <w:gridCol w:w="270"/>
            <w:gridCol w:w="2475"/>
            <w:gridCol w:w="315"/>
            <w:gridCol w:w="289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3">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4">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5">
            <w:pPr>
              <w:jc w:val="both"/>
              <w:rPr>
                <w:color w:val="222222"/>
                <w:sz w:val="24"/>
                <w:szCs w:val="24"/>
              </w:rPr>
            </w:pPr>
            <w:r w:rsidDel="00000000" w:rsidR="00000000" w:rsidRPr="00000000">
              <w:rPr>
                <w:b w:val="1"/>
                <w:color w:val="222222"/>
                <w:sz w:val="24"/>
                <w:szCs w:val="24"/>
                <w:rtl w:val="0"/>
              </w:rPr>
              <w:t xml:space="preserve">RF 010</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6">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97">
            <w:pPr>
              <w:jc w:val="both"/>
              <w:rPr>
                <w:color w:val="222222"/>
                <w:sz w:val="24"/>
                <w:szCs w:val="24"/>
              </w:rPr>
            </w:pPr>
            <w:r w:rsidDel="00000000" w:rsidR="00000000" w:rsidRPr="00000000">
              <w:rPr>
                <w:color w:val="222222"/>
                <w:sz w:val="24"/>
                <w:szCs w:val="24"/>
                <w:rtl w:val="0"/>
              </w:rPr>
              <w:t xml:space="preserve">Cálculo de Produção.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B">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C">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D">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E">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9F">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1">
            <w:pPr>
              <w:jc w:val="both"/>
              <w:rPr>
                <w:color w:val="222222"/>
                <w:sz w:val="24"/>
                <w:szCs w:val="24"/>
              </w:rPr>
            </w:pPr>
            <w:r w:rsidDel="00000000" w:rsidR="00000000" w:rsidRPr="00000000">
              <w:rPr>
                <w:color w:val="222222"/>
                <w:sz w:val="24"/>
                <w:szCs w:val="24"/>
                <w:rtl w:val="0"/>
              </w:rPr>
              <w:t xml:space="preserve">CSU 010</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4">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5">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A7">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63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AD">
            <w:pPr>
              <w:jc w:val="both"/>
              <w:rPr>
                <w:color w:val="222222"/>
                <w:sz w:val="24"/>
                <w:szCs w:val="24"/>
              </w:rPr>
            </w:pPr>
            <w:r w:rsidDel="00000000" w:rsidR="00000000" w:rsidRPr="00000000">
              <w:rPr>
                <w:color w:val="222222"/>
                <w:sz w:val="24"/>
                <w:szCs w:val="24"/>
                <w:rtl w:val="0"/>
              </w:rPr>
              <w:t xml:space="preserve">Requisito deve calcular o relatório de produção diário, mensal e anual.</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3">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B9">
            <w:pPr>
              <w:jc w:val="both"/>
              <w:rPr>
                <w:color w:val="222222"/>
                <w:sz w:val="24"/>
                <w:szCs w:val="24"/>
              </w:rPr>
            </w:pPr>
            <w:r w:rsidDel="00000000" w:rsidR="00000000" w:rsidRPr="00000000">
              <w:rPr>
                <w:color w:val="222222"/>
                <w:sz w:val="24"/>
                <w:szCs w:val="24"/>
                <w:rtl w:val="0"/>
              </w:rPr>
              <w:t xml:space="preserve">Verificar o repasse dos dados de produção registrados diariamente, conexão a internet e data de cadastro do patrimônio no sistema.</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BF">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0">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1">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2">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C3">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5">
            <w:pPr>
              <w:jc w:val="both"/>
              <w:rPr>
                <w:color w:val="222222"/>
                <w:sz w:val="24"/>
                <w:szCs w:val="24"/>
              </w:rPr>
            </w:pPr>
            <w:r w:rsidDel="00000000" w:rsidR="00000000" w:rsidRPr="00000000">
              <w:rPr>
                <w:color w:val="222222"/>
                <w:sz w:val="24"/>
                <w:szCs w:val="24"/>
                <w:rtl w:val="0"/>
              </w:rPr>
              <w:t xml:space="preserve">RU 010</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8">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C9">
            <w:pPr>
              <w:jc w:val="both"/>
              <w:rPr>
                <w:color w:val="222222"/>
                <w:sz w:val="24"/>
                <w:szCs w:val="24"/>
              </w:rPr>
            </w:pPr>
            <w:r w:rsidDel="00000000" w:rsidR="00000000" w:rsidRPr="00000000">
              <w:rPr>
                <w:color w:val="222222"/>
                <w:sz w:val="24"/>
                <w:szCs w:val="24"/>
                <w:rtl w:val="0"/>
              </w:rPr>
              <w:t xml:space="preserve">Essencial.</w:t>
            </w:r>
          </w:p>
          <w:p w:rsidR="00000000" w:rsidDel="00000000" w:rsidP="00000000" w:rsidRDefault="00000000" w:rsidRPr="00000000" w14:paraId="000003CA">
            <w:pPr>
              <w:jc w:val="both"/>
              <w:rPr>
                <w:color w:val="222222"/>
                <w:sz w:val="24"/>
                <w:szCs w:val="24"/>
              </w:rPr>
            </w:pPr>
            <w:r w:rsidDel="00000000" w:rsidR="00000000" w:rsidRPr="00000000">
              <w:rPr>
                <w:rtl w:val="0"/>
              </w:rPr>
            </w:r>
          </w:p>
        </w:tc>
      </w:tr>
    </w:tbl>
    <w:p w:rsidR="00000000" w:rsidDel="00000000" w:rsidP="00000000" w:rsidRDefault="00000000" w:rsidRPr="00000000" w14:paraId="000003CC">
      <w:pPr>
        <w:rPr>
          <w:color w:val="222222"/>
          <w:sz w:val="24"/>
          <w:szCs w:val="24"/>
        </w:rPr>
      </w:pPr>
      <w:r w:rsidDel="00000000" w:rsidR="00000000" w:rsidRPr="00000000">
        <w:rPr>
          <w:rtl w:val="0"/>
        </w:rPr>
      </w:r>
    </w:p>
    <w:p w:rsidR="00000000" w:rsidDel="00000000" w:rsidP="00000000" w:rsidRDefault="00000000" w:rsidRPr="00000000" w14:paraId="000003CD">
      <w:pPr>
        <w:rPr>
          <w:color w:val="222222"/>
          <w:sz w:val="24"/>
          <w:szCs w:val="24"/>
        </w:rPr>
      </w:pPr>
      <w:r w:rsidDel="00000000" w:rsidR="00000000" w:rsidRPr="00000000">
        <w:rPr>
          <w:rtl w:val="0"/>
        </w:rPr>
      </w:r>
    </w:p>
    <w:p w:rsidR="00000000" w:rsidDel="00000000" w:rsidP="00000000" w:rsidRDefault="00000000" w:rsidRPr="00000000" w14:paraId="000003CE">
      <w:pPr>
        <w:rPr>
          <w:color w:val="222222"/>
          <w:sz w:val="24"/>
          <w:szCs w:val="24"/>
        </w:rPr>
      </w:pPr>
      <w:r w:rsidDel="00000000" w:rsidR="00000000" w:rsidRPr="00000000">
        <w:rPr>
          <w:rtl w:val="0"/>
        </w:rPr>
      </w:r>
    </w:p>
    <w:p w:rsidR="00000000" w:rsidDel="00000000" w:rsidP="00000000" w:rsidRDefault="00000000" w:rsidRPr="00000000" w14:paraId="000003CF">
      <w:pPr>
        <w:rPr>
          <w:color w:val="222222"/>
        </w:rPr>
      </w:pPr>
      <w:r w:rsidDel="00000000" w:rsidR="00000000" w:rsidRPr="00000000">
        <w:rPr>
          <w:rtl w:val="0"/>
        </w:rPr>
      </w:r>
    </w:p>
    <w:p w:rsidR="00000000" w:rsidDel="00000000" w:rsidP="00000000" w:rsidRDefault="00000000" w:rsidRPr="00000000" w14:paraId="000003D0">
      <w:pPr>
        <w:pStyle w:val="Heading2"/>
        <w:ind w:left="0" w:firstLine="720"/>
        <w:rPr>
          <w:color w:val="222222"/>
        </w:rPr>
      </w:pPr>
      <w:bookmarkStart w:colFirst="0" w:colLast="0" w:name="_heading=h.kq4got16l7in" w:id="27"/>
      <w:bookmarkEnd w:id="27"/>
      <w:r w:rsidDel="00000000" w:rsidR="00000000" w:rsidRPr="00000000">
        <w:rPr>
          <w:color w:val="222222"/>
          <w:rtl w:val="0"/>
        </w:rPr>
        <w:t xml:space="preserve">Requisitos de Qualidade ou Não Funcionais</w:t>
      </w:r>
    </w:p>
    <w:p w:rsidR="00000000" w:rsidDel="00000000" w:rsidP="00000000" w:rsidRDefault="00000000" w:rsidRPr="00000000" w14:paraId="000003D1">
      <w:pPr>
        <w:ind w:left="0" w:firstLine="0"/>
        <w:rPr>
          <w:color w:val="222222"/>
          <w:sz w:val="24"/>
          <w:szCs w:val="24"/>
        </w:rPr>
      </w:pPr>
      <w:r w:rsidDel="00000000" w:rsidR="00000000" w:rsidRPr="00000000">
        <w:rPr>
          <w:rtl w:val="0"/>
        </w:rPr>
      </w:r>
    </w:p>
    <w:p w:rsidR="00000000" w:rsidDel="00000000" w:rsidP="00000000" w:rsidRDefault="00000000" w:rsidRPr="00000000" w14:paraId="000003D2">
      <w:pPr>
        <w:rPr>
          <w:color w:val="222222"/>
          <w:sz w:val="24"/>
          <w:szCs w:val="24"/>
        </w:rPr>
      </w:pPr>
      <w:r w:rsidDel="00000000" w:rsidR="00000000" w:rsidRPr="00000000">
        <w:rPr>
          <w:rtl w:val="0"/>
        </w:rPr>
      </w:r>
    </w:p>
    <w:tbl>
      <w:tblPr>
        <w:tblStyle w:val="Table13"/>
        <w:tblW w:w="961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0"/>
        <w:gridCol w:w="2475"/>
        <w:gridCol w:w="345"/>
        <w:gridCol w:w="2865"/>
        <w:gridCol w:w="1500"/>
        <w:tblGridChange w:id="0">
          <w:tblGrid>
            <w:gridCol w:w="2160"/>
            <w:gridCol w:w="270"/>
            <w:gridCol w:w="2475"/>
            <w:gridCol w:w="345"/>
            <w:gridCol w:w="2865"/>
            <w:gridCol w:w="1500"/>
          </w:tblGrid>
        </w:tblGridChange>
      </w:tblGrid>
      <w:tr>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3">
            <w:pPr>
              <w:widowControl w:val="0"/>
              <w:spacing w:line="240" w:lineRule="auto"/>
              <w:rPr>
                <w:b w:val="1"/>
                <w:color w:val="222222"/>
                <w:sz w:val="28"/>
                <w:szCs w:val="28"/>
              </w:rPr>
            </w:pPr>
            <w:r w:rsidDel="00000000" w:rsidR="00000000" w:rsidRPr="00000000">
              <w:rPr>
                <w:b w:val="1"/>
                <w:color w:val="222222"/>
                <w:sz w:val="28"/>
                <w:szCs w:val="28"/>
                <w:rtl w:val="0"/>
              </w:rPr>
              <w:t xml:space="preserve">Identificador</w:t>
            </w:r>
          </w:p>
        </w:tc>
        <w:tc>
          <w:tcPr>
            <w:tcBorders>
              <w:top w:color="ffffff" w:space="0" w:sz="8" w:val="single"/>
              <w:left w:color="ffffff" w:space="0" w:sz="8" w:val="single"/>
              <w:bottom w:color="f3f3f3"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4">
            <w:pPr>
              <w:widowControl w:val="0"/>
              <w:spacing w:line="240" w:lineRule="auto"/>
              <w:rPr>
                <w:b w:val="1"/>
                <w:color w:val="222222"/>
                <w:sz w:val="28"/>
                <w:szCs w:val="28"/>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5">
            <w:pPr>
              <w:widowControl w:val="0"/>
              <w:spacing w:line="240" w:lineRule="auto"/>
              <w:rPr>
                <w:b w:val="1"/>
                <w:color w:val="222222"/>
                <w:sz w:val="28"/>
                <w:szCs w:val="28"/>
              </w:rPr>
            </w:pPr>
            <w:r w:rsidDel="00000000" w:rsidR="00000000" w:rsidRPr="00000000">
              <w:rPr>
                <w:b w:val="1"/>
                <w:color w:val="222222"/>
                <w:sz w:val="28"/>
                <w:szCs w:val="28"/>
                <w:rtl w:val="0"/>
              </w:rPr>
              <w:t xml:space="preserve">Nome</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6">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7">
            <w:pPr>
              <w:widowControl w:val="0"/>
              <w:spacing w:line="240" w:lineRule="auto"/>
              <w:rPr>
                <w:color w:val="222222"/>
                <w:sz w:val="24"/>
                <w:szCs w:val="24"/>
              </w:rPr>
            </w:pPr>
            <w:r w:rsidDel="00000000" w:rsidR="00000000" w:rsidRPr="00000000">
              <w:rPr>
                <w:rtl w:val="0"/>
              </w:rPr>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8">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D9">
            <w:pPr>
              <w:jc w:val="both"/>
              <w:rPr>
                <w:color w:val="222222"/>
                <w:sz w:val="24"/>
                <w:szCs w:val="24"/>
              </w:rPr>
            </w:pPr>
            <w:r w:rsidDel="00000000" w:rsidR="00000000" w:rsidRPr="00000000">
              <w:rPr>
                <w:b w:val="1"/>
                <w:color w:val="222222"/>
                <w:sz w:val="24"/>
                <w:szCs w:val="24"/>
                <w:rtl w:val="0"/>
              </w:rPr>
              <w:t xml:space="preserve">RQ 001</w:t>
            </w:r>
            <w:r w:rsidDel="00000000" w:rsidR="00000000" w:rsidRPr="00000000">
              <w:rPr>
                <w:rtl w:val="0"/>
              </w:rPr>
            </w:r>
          </w:p>
        </w:tc>
        <w:tc>
          <w:tcPr>
            <w:tcBorders>
              <w:top w:color="f3f3f3" w:space="0" w:sz="8" w:val="single"/>
              <w:left w:color="000000" w:space="0" w:sz="12" w:val="single"/>
              <w:bottom w:color="ffffff" w:space="0" w:sz="8"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A">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DB">
            <w:pPr>
              <w:jc w:val="both"/>
              <w:rPr>
                <w:color w:val="222222"/>
                <w:sz w:val="24"/>
                <w:szCs w:val="24"/>
              </w:rPr>
            </w:pPr>
            <w:r w:rsidDel="00000000" w:rsidR="00000000" w:rsidRPr="00000000">
              <w:rPr>
                <w:color w:val="222222"/>
                <w:sz w:val="24"/>
                <w:szCs w:val="24"/>
                <w:rtl w:val="0"/>
              </w:rPr>
              <w:t xml:space="preserve">Calcular Relatório de Produção.</w:t>
            </w:r>
          </w:p>
        </w:tc>
      </w:tr>
      <w:tr>
        <w:trPr>
          <w:trHeight w:val="48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DF">
            <w:pPr>
              <w:widowControl w:val="0"/>
              <w:spacing w:line="240" w:lineRule="auto"/>
              <w:rPr>
                <w:b w:val="1"/>
                <w:color w:val="222222"/>
                <w:sz w:val="28"/>
                <w:szCs w:val="28"/>
              </w:rPr>
            </w:pPr>
            <w:r w:rsidDel="00000000" w:rsidR="00000000" w:rsidRPr="00000000">
              <w:rPr>
                <w:b w:val="1"/>
                <w:color w:val="222222"/>
                <w:sz w:val="28"/>
                <w:szCs w:val="28"/>
                <w:rtl w:val="0"/>
              </w:rPr>
              <w:t xml:space="preserve">Caso de Uso</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0">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1">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2">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3">
            <w:pPr>
              <w:widowControl w:val="0"/>
              <w:spacing w:line="240" w:lineRule="auto"/>
              <w:rPr>
                <w:b w:val="1"/>
                <w:color w:val="222222"/>
                <w:sz w:val="28"/>
                <w:szCs w:val="28"/>
              </w:rPr>
            </w:pPr>
            <w:r w:rsidDel="00000000" w:rsidR="00000000" w:rsidRPr="00000000">
              <w:rPr>
                <w:b w:val="1"/>
                <w:color w:val="222222"/>
                <w:sz w:val="28"/>
                <w:szCs w:val="28"/>
                <w:rtl w:val="0"/>
              </w:rPr>
              <w:t xml:space="preserve">Autor</w:t>
            </w:r>
          </w:p>
        </w:tc>
      </w:tr>
      <w:tr>
        <w:trPr>
          <w:trHeight w:val="4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5">
            <w:pPr>
              <w:jc w:val="both"/>
              <w:rPr>
                <w:color w:val="222222"/>
                <w:sz w:val="24"/>
                <w:szCs w:val="24"/>
              </w:rPr>
            </w:pPr>
            <w:r w:rsidDel="00000000" w:rsidR="00000000" w:rsidRPr="00000000">
              <w:rPr>
                <w:color w:val="222222"/>
                <w:sz w:val="24"/>
                <w:szCs w:val="24"/>
                <w:rtl w:val="0"/>
              </w:rPr>
              <w:t xml:space="preserve">CSU 011, CSU 012, CSU 013 E CSU 014.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8">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E9">
            <w:pPr>
              <w:jc w:val="both"/>
              <w:rPr>
                <w:color w:val="222222"/>
                <w:sz w:val="24"/>
                <w:szCs w:val="24"/>
              </w:rPr>
            </w:pPr>
            <w:r w:rsidDel="00000000" w:rsidR="00000000" w:rsidRPr="00000000">
              <w:rPr>
                <w:color w:val="222222"/>
                <w:sz w:val="24"/>
                <w:szCs w:val="24"/>
                <w:rtl w:val="0"/>
              </w:rPr>
              <w:t xml:space="preserve">Amon, John e Lauriana.</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EB">
            <w:pPr>
              <w:widowControl w:val="0"/>
              <w:spacing w:line="240" w:lineRule="auto"/>
              <w:rPr>
                <w:color w:val="222222"/>
                <w:sz w:val="28"/>
                <w:szCs w:val="28"/>
              </w:rPr>
            </w:pPr>
            <w:r w:rsidDel="00000000" w:rsidR="00000000" w:rsidRPr="00000000">
              <w:rPr>
                <w:b w:val="1"/>
                <w:color w:val="222222"/>
                <w:sz w:val="28"/>
                <w:szCs w:val="28"/>
                <w:rtl w:val="0"/>
              </w:rPr>
              <w:t xml:space="preserve">Descrição</w:t>
            </w:r>
            <w:r w:rsidDel="00000000" w:rsidR="00000000" w:rsidRPr="00000000">
              <w:rPr>
                <w:rtl w:val="0"/>
              </w:rPr>
            </w:r>
          </w:p>
        </w:tc>
      </w:tr>
      <w:tr>
        <w:trPr>
          <w:trHeight w:val="4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1">
            <w:pPr>
              <w:jc w:val="both"/>
              <w:rPr>
                <w:color w:val="222222"/>
                <w:sz w:val="24"/>
                <w:szCs w:val="24"/>
              </w:rPr>
            </w:pPr>
            <w:r w:rsidDel="00000000" w:rsidR="00000000" w:rsidRPr="00000000">
              <w:rPr>
                <w:color w:val="222222"/>
                <w:sz w:val="24"/>
                <w:szCs w:val="24"/>
                <w:rtl w:val="0"/>
              </w:rPr>
              <w:t xml:space="preserve">calcular quantidade de litros produzidos diariamente, mensalmente e anualmente.</w:t>
            </w:r>
          </w:p>
        </w:tc>
      </w:tr>
      <w:tr>
        <w:trPr>
          <w:trHeight w:val="480" w:hRule="atLeast"/>
        </w:trPr>
        <w:tc>
          <w:tcPr>
            <w:gridSpan w:val="6"/>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3F7">
            <w:pPr>
              <w:widowControl w:val="0"/>
              <w:spacing w:line="240" w:lineRule="auto"/>
              <w:rPr>
                <w:color w:val="222222"/>
                <w:sz w:val="28"/>
                <w:szCs w:val="28"/>
              </w:rPr>
            </w:pPr>
            <w:r w:rsidDel="00000000" w:rsidR="00000000" w:rsidRPr="00000000">
              <w:rPr>
                <w:b w:val="1"/>
                <w:color w:val="222222"/>
                <w:sz w:val="28"/>
                <w:szCs w:val="28"/>
                <w:rtl w:val="0"/>
              </w:rPr>
              <w:t xml:space="preserve">Critério de Verificação</w:t>
            </w:r>
            <w:r w:rsidDel="00000000" w:rsidR="00000000" w:rsidRPr="00000000">
              <w:rPr>
                <w:rtl w:val="0"/>
              </w:rPr>
            </w:r>
          </w:p>
        </w:tc>
      </w:tr>
      <w:tr>
        <w:trPr>
          <w:trHeight w:val="140" w:hRule="atLeast"/>
        </w:trPr>
        <w:tc>
          <w:tcPr>
            <w:gridSpan w:val="6"/>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3FD">
            <w:pPr>
              <w:jc w:val="both"/>
              <w:rPr>
                <w:color w:val="222222"/>
                <w:sz w:val="24"/>
                <w:szCs w:val="24"/>
              </w:rPr>
            </w:pPr>
            <w:r w:rsidDel="00000000" w:rsidR="00000000" w:rsidRPr="00000000">
              <w:rPr>
                <w:color w:val="222222"/>
                <w:sz w:val="24"/>
                <w:szCs w:val="24"/>
                <w:rtl w:val="0"/>
              </w:rPr>
              <w:t xml:space="preserve">Mostrar valores produzidos no tempo determinado.</w:t>
            </w:r>
          </w:p>
        </w:tc>
      </w:tr>
      <w:tr>
        <w:trPr>
          <w:trHeight w:val="140" w:hRule="atLeast"/>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3">
            <w:pPr>
              <w:widowControl w:val="0"/>
              <w:spacing w:line="240" w:lineRule="auto"/>
              <w:rPr>
                <w:b w:val="1"/>
                <w:color w:val="222222"/>
                <w:sz w:val="28"/>
                <w:szCs w:val="28"/>
              </w:rPr>
            </w:pPr>
            <w:r w:rsidDel="00000000" w:rsidR="00000000" w:rsidRPr="00000000">
              <w:rPr>
                <w:b w:val="1"/>
                <w:color w:val="222222"/>
                <w:sz w:val="28"/>
                <w:szCs w:val="28"/>
                <w:rtl w:val="0"/>
              </w:rPr>
              <w:t xml:space="preserve">Dependência</w:t>
            </w:r>
          </w:p>
        </w:tc>
        <w:tc>
          <w:tcPr>
            <w:tcBorders>
              <w:top w:color="ffffff" w:space="0" w:sz="8"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rPr>
                <w:b w:val="1"/>
                <w:color w:val="222222"/>
                <w:sz w:val="28"/>
                <w:szCs w:val="28"/>
              </w:rPr>
            </w:pPr>
            <w:r w:rsidDel="00000000" w:rsidR="00000000" w:rsidRPr="00000000">
              <w:rPr>
                <w:rtl w:val="0"/>
              </w:rPr>
            </w:r>
          </w:p>
        </w:tc>
        <w:tc>
          <w:tcPr>
            <w:tcBorders>
              <w:top w:color="000000" w:space="0" w:sz="12" w:val="single"/>
              <w:left w:color="ffffff" w:space="0" w:sz="8" w:val="single"/>
              <w:bottom w:color="ffffff"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6">
            <w:pPr>
              <w:widowControl w:val="0"/>
              <w:spacing w:line="240" w:lineRule="auto"/>
              <w:rPr>
                <w:b w:val="1"/>
                <w:color w:val="222222"/>
                <w:sz w:val="28"/>
                <w:szCs w:val="28"/>
              </w:rPr>
            </w:pPr>
            <w:r w:rsidDel="00000000" w:rsidR="00000000" w:rsidRPr="00000000">
              <w:rPr>
                <w:rtl w:val="0"/>
              </w:rPr>
            </w:r>
          </w:p>
        </w:tc>
        <w:tc>
          <w:tcPr>
            <w:gridSpan w:val="2"/>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b w:val="1"/>
                <w:color w:val="222222"/>
                <w:sz w:val="28"/>
                <w:szCs w:val="28"/>
              </w:rPr>
            </w:pPr>
            <w:r w:rsidDel="00000000" w:rsidR="00000000" w:rsidRPr="00000000">
              <w:rPr>
                <w:b w:val="1"/>
                <w:color w:val="222222"/>
                <w:sz w:val="28"/>
                <w:szCs w:val="28"/>
                <w:rtl w:val="0"/>
              </w:rPr>
              <w:t xml:space="preserve">Prioridade</w:t>
            </w:r>
          </w:p>
        </w:tc>
      </w:tr>
      <w:tr>
        <w:trPr>
          <w:trHeight w:val="140" w:hRule="atLeast"/>
        </w:trPr>
        <w:tc>
          <w:tcPr>
            <w:gridSpan w:val="3"/>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9">
            <w:pPr>
              <w:jc w:val="both"/>
              <w:rPr>
                <w:color w:val="222222"/>
                <w:sz w:val="24"/>
                <w:szCs w:val="24"/>
              </w:rPr>
            </w:pPr>
            <w:r w:rsidDel="00000000" w:rsidR="00000000" w:rsidRPr="00000000">
              <w:rPr>
                <w:color w:val="222222"/>
                <w:sz w:val="24"/>
                <w:szCs w:val="24"/>
                <w:rtl w:val="0"/>
              </w:rPr>
              <w:t xml:space="preserve">RU 11, RU 12, RU 13,  RU 14, RF 11, RF 12, RF 13 e RF 14</w:t>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C">
            <w:pPr>
              <w:widowControl w:val="0"/>
              <w:spacing w:line="240" w:lineRule="auto"/>
              <w:rPr>
                <w:color w:val="222222"/>
                <w:sz w:val="24"/>
                <w:szCs w:val="24"/>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0D">
            <w:pPr>
              <w:jc w:val="both"/>
              <w:rPr>
                <w:color w:val="222222"/>
                <w:sz w:val="24"/>
                <w:szCs w:val="24"/>
              </w:rPr>
            </w:pPr>
            <w:r w:rsidDel="00000000" w:rsidR="00000000" w:rsidRPr="00000000">
              <w:rPr>
                <w:color w:val="222222"/>
                <w:sz w:val="24"/>
                <w:szCs w:val="24"/>
                <w:rtl w:val="0"/>
              </w:rPr>
              <w:t xml:space="preserve">Essencial</w:t>
            </w:r>
          </w:p>
        </w:tc>
      </w:tr>
    </w:tbl>
    <w:p w:rsidR="00000000" w:rsidDel="00000000" w:rsidP="00000000" w:rsidRDefault="00000000" w:rsidRPr="00000000" w14:paraId="0000040F">
      <w:pPr>
        <w:rPr>
          <w:color w:val="222222"/>
          <w:sz w:val="24"/>
          <w:szCs w:val="24"/>
        </w:rPr>
      </w:pPr>
      <w:r w:rsidDel="00000000" w:rsidR="00000000" w:rsidRPr="00000000">
        <w:rPr>
          <w:rtl w:val="0"/>
        </w:rPr>
      </w:r>
    </w:p>
    <w:p w:rsidR="00000000" w:rsidDel="00000000" w:rsidP="00000000" w:rsidRDefault="00000000" w:rsidRPr="00000000" w14:paraId="00000410">
      <w:pPr>
        <w:rPr>
          <w:color w:val="222222"/>
          <w:sz w:val="24"/>
          <w:szCs w:val="24"/>
        </w:rPr>
      </w:pPr>
      <w:r w:rsidDel="00000000" w:rsidR="00000000" w:rsidRPr="00000000">
        <w:rPr>
          <w:rtl w:val="0"/>
        </w:rPr>
      </w:r>
    </w:p>
    <w:p w:rsidR="00000000" w:rsidDel="00000000" w:rsidP="00000000" w:rsidRDefault="00000000" w:rsidRPr="00000000" w14:paraId="00000411">
      <w:pPr>
        <w:rPr>
          <w:color w:val="222222"/>
          <w:sz w:val="24"/>
          <w:szCs w:val="24"/>
        </w:rPr>
      </w:pPr>
      <w:r w:rsidDel="00000000" w:rsidR="00000000" w:rsidRPr="00000000">
        <w:rPr>
          <w:rtl w:val="0"/>
        </w:rPr>
      </w:r>
    </w:p>
    <w:p w:rsidR="00000000" w:rsidDel="00000000" w:rsidP="00000000" w:rsidRDefault="00000000" w:rsidRPr="00000000" w14:paraId="00000412">
      <w:pPr>
        <w:pStyle w:val="Heading2"/>
        <w:ind w:firstLine="720"/>
        <w:rPr>
          <w:color w:val="222222"/>
        </w:rPr>
      </w:pPr>
      <w:bookmarkStart w:colFirst="0" w:colLast="0" w:name="_heading=h.23ckvvd" w:id="28"/>
      <w:bookmarkEnd w:id="28"/>
      <w:r w:rsidDel="00000000" w:rsidR="00000000" w:rsidRPr="00000000">
        <w:rPr>
          <w:rtl w:val="0"/>
        </w:rPr>
      </w:r>
    </w:p>
    <w:p w:rsidR="00000000" w:rsidDel="00000000" w:rsidP="00000000" w:rsidRDefault="00000000" w:rsidRPr="00000000" w14:paraId="00000413">
      <w:pPr>
        <w:rPr>
          <w:color w:val="222222"/>
          <w:sz w:val="24"/>
          <w:szCs w:val="24"/>
        </w:rPr>
      </w:pPr>
      <w:r w:rsidDel="00000000" w:rsidR="00000000" w:rsidRPr="00000000">
        <w:rPr>
          <w:rtl w:val="0"/>
        </w:rPr>
      </w:r>
    </w:p>
    <w:p w:rsidR="00000000" w:rsidDel="00000000" w:rsidP="00000000" w:rsidRDefault="00000000" w:rsidRPr="00000000" w14:paraId="00000414">
      <w:pPr>
        <w:pStyle w:val="Heading2"/>
        <w:rPr>
          <w:color w:val="222222"/>
        </w:rPr>
      </w:pPr>
      <w:bookmarkStart w:colFirst="0" w:colLast="0" w:name="_heading=h.32hioqz" w:id="29"/>
      <w:bookmarkEnd w:id="29"/>
      <w:r w:rsidDel="00000000" w:rsidR="00000000" w:rsidRPr="00000000">
        <w:rPr>
          <w:color w:val="222222"/>
          <w:rtl w:val="0"/>
        </w:rPr>
        <w:t xml:space="preserve">Descrição dos Dados do Sistema</w:t>
      </w:r>
    </w:p>
    <w:p w:rsidR="00000000" w:rsidDel="00000000" w:rsidP="00000000" w:rsidRDefault="00000000" w:rsidRPr="00000000" w14:paraId="00000415">
      <w:pPr>
        <w:ind w:firstLine="709"/>
        <w:rPr>
          <w:color w:val="222222"/>
        </w:rPr>
      </w:pPr>
      <w:r w:rsidDel="00000000" w:rsidR="00000000" w:rsidRPr="00000000">
        <w:rPr>
          <w:rtl w:val="0"/>
        </w:rPr>
      </w:r>
    </w:p>
    <w:p w:rsidR="00000000" w:rsidDel="00000000" w:rsidP="00000000" w:rsidRDefault="00000000" w:rsidRPr="00000000" w14:paraId="00000416">
      <w:pPr>
        <w:rPr>
          <w:color w:val="222222"/>
          <w:sz w:val="24"/>
          <w:szCs w:val="24"/>
        </w:rPr>
      </w:pPr>
      <w:r w:rsidDel="00000000" w:rsidR="00000000" w:rsidRPr="00000000">
        <w:rPr>
          <w:rtl w:val="0"/>
        </w:rPr>
      </w:r>
    </w:p>
    <w:tbl>
      <w:tblPr>
        <w:tblStyle w:val="Table14"/>
        <w:tblW w:w="9616.0" w:type="dxa"/>
        <w:jc w:val="left"/>
        <w:tblInd w:w="130.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66"/>
        <w:gridCol w:w="255"/>
        <w:gridCol w:w="1485"/>
        <w:gridCol w:w="1020"/>
        <w:gridCol w:w="1680"/>
        <w:gridCol w:w="3210"/>
        <w:tblGridChange w:id="0">
          <w:tblGrid>
            <w:gridCol w:w="1966"/>
            <w:gridCol w:w="255"/>
            <w:gridCol w:w="1485"/>
            <w:gridCol w:w="1020"/>
            <w:gridCol w:w="1680"/>
            <w:gridCol w:w="3210"/>
          </w:tblGrid>
        </w:tblGridChange>
      </w:tblGrid>
      <w:tr>
        <w:trPr>
          <w:trHeight w:val="440" w:hRule="atLeast"/>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7">
            <w:pPr>
              <w:widowControl w:val="0"/>
              <w:spacing w:line="240" w:lineRule="auto"/>
              <w:rPr>
                <w:b w:val="1"/>
                <w:color w:val="222222"/>
                <w:sz w:val="24"/>
                <w:szCs w:val="24"/>
              </w:rPr>
            </w:pPr>
            <w:r w:rsidDel="00000000" w:rsidR="00000000" w:rsidRPr="00000000">
              <w:rPr>
                <w:b w:val="1"/>
                <w:color w:val="222222"/>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18">
            <w:pPr>
              <w:widowControl w:val="0"/>
              <w:spacing w:line="240" w:lineRule="auto"/>
              <w:rPr>
                <w:b w:val="1"/>
                <w:color w:val="222222"/>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19">
            <w:pPr>
              <w:widowControl w:val="0"/>
              <w:spacing w:line="240" w:lineRule="auto"/>
              <w:rPr>
                <w:b w:val="1"/>
                <w:color w:val="222222"/>
                <w:sz w:val="24"/>
                <w:szCs w:val="24"/>
              </w:rPr>
            </w:pPr>
            <w:r w:rsidDel="00000000" w:rsidR="00000000" w:rsidRPr="00000000">
              <w:rPr>
                <w:b w:val="1"/>
                <w:color w:val="222222"/>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1B">
            <w:pPr>
              <w:widowControl w:val="0"/>
              <w:spacing w:line="240" w:lineRule="auto"/>
              <w:rPr>
                <w:color w:val="222222"/>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1C">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D">
            <w:pPr>
              <w:jc w:val="both"/>
              <w:rPr>
                <w:color w:val="222222"/>
                <w:sz w:val="24"/>
                <w:szCs w:val="24"/>
              </w:rPr>
            </w:pPr>
            <w:r w:rsidDel="00000000" w:rsidR="00000000" w:rsidRPr="00000000">
              <w:rPr>
                <w:b w:val="1"/>
                <w:color w:val="222222"/>
                <w:sz w:val="24"/>
                <w:szCs w:val="24"/>
                <w:rtl w:val="0"/>
              </w:rPr>
              <w:t xml:space="preserve">D001</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1F">
            <w:pPr>
              <w:jc w:val="both"/>
              <w:rPr>
                <w:color w:val="222222"/>
                <w:sz w:val="24"/>
                <w:szCs w:val="24"/>
              </w:rPr>
            </w:pPr>
            <w:r w:rsidDel="00000000" w:rsidR="00000000" w:rsidRPr="00000000">
              <w:rPr>
                <w:color w:val="222222"/>
                <w:sz w:val="24"/>
                <w:szCs w:val="24"/>
                <w:rtl w:val="0"/>
              </w:rPr>
              <w:t xml:space="preserve">Cadastro Pessoa.</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23">
            <w:pPr>
              <w:widowControl w:val="0"/>
              <w:spacing w:line="240" w:lineRule="auto"/>
              <w:jc w:val="center"/>
              <w:rPr>
                <w:b w:val="1"/>
                <w:color w:val="222222"/>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29">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2B">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2E">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b w:val="1"/>
                <w:color w:val="222222"/>
                <w:sz w:val="24"/>
                <w:szCs w:val="24"/>
              </w:rPr>
            </w:pPr>
            <w:r w:rsidDel="00000000" w:rsidR="00000000" w:rsidRPr="00000000">
              <w:rPr>
                <w:b w:val="1"/>
                <w:color w:val="222222"/>
                <w:sz w:val="24"/>
                <w:szCs w:val="24"/>
                <w:rtl w:val="0"/>
              </w:rPr>
              <w:t xml:space="preserve">CPF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1">
            <w:pPr>
              <w:widowControl w:val="0"/>
              <w:spacing w:line="240" w:lineRule="auto"/>
              <w:rPr>
                <w:color w:val="222222"/>
                <w:sz w:val="24"/>
                <w:szCs w:val="24"/>
              </w:rPr>
            </w:pPr>
            <w:r w:rsidDel="00000000" w:rsidR="00000000" w:rsidRPr="00000000">
              <w:rPr>
                <w:color w:val="222222"/>
                <w:sz w:val="24"/>
                <w:szCs w:val="24"/>
                <w:rtl w:val="0"/>
              </w:rPr>
              <w:t xml:space="preserve">11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2">
            <w:pPr>
              <w:widowControl w:val="0"/>
              <w:spacing w:line="240" w:lineRule="auto"/>
              <w:rPr>
                <w:color w:val="222222"/>
                <w:sz w:val="24"/>
                <w:szCs w:val="24"/>
              </w:rPr>
            </w:pPr>
            <w:r w:rsidDel="00000000" w:rsidR="00000000" w:rsidRPr="00000000">
              <w:rPr>
                <w:color w:val="222222"/>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3">
            <w:pPr>
              <w:widowControl w:val="0"/>
              <w:spacing w:line="240" w:lineRule="auto"/>
              <w:rPr>
                <w:color w:val="222222"/>
                <w:sz w:val="24"/>
                <w:szCs w:val="24"/>
              </w:rPr>
            </w:pPr>
            <w:r w:rsidDel="00000000" w:rsidR="00000000" w:rsidRPr="00000000">
              <w:rPr>
                <w:color w:val="222222"/>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4">
            <w:pPr>
              <w:widowControl w:val="0"/>
              <w:spacing w:line="240" w:lineRule="auto"/>
              <w:rPr>
                <w:color w:val="222222"/>
                <w:sz w:val="24"/>
                <w:szCs w:val="24"/>
              </w:rPr>
            </w:pPr>
            <w:r w:rsidDel="00000000" w:rsidR="00000000" w:rsidRPr="00000000">
              <w:rPr>
                <w:color w:val="222222"/>
                <w:sz w:val="24"/>
                <w:szCs w:val="24"/>
                <w:rtl w:val="0"/>
              </w:rPr>
              <w:t xml:space="preserve">Tamanho do CPF, sem traços e pontos.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5">
            <w:pPr>
              <w:widowControl w:val="0"/>
              <w:spacing w:line="240" w:lineRule="auto"/>
              <w:rPr>
                <w:b w:val="1"/>
                <w:color w:val="222222"/>
                <w:sz w:val="24"/>
                <w:szCs w:val="24"/>
              </w:rPr>
            </w:pPr>
            <w:r w:rsidDel="00000000" w:rsidR="00000000" w:rsidRPr="00000000">
              <w:rPr>
                <w:b w:val="1"/>
                <w:color w:val="222222"/>
                <w:sz w:val="24"/>
                <w:szCs w:val="24"/>
                <w:rtl w:val="0"/>
              </w:rPr>
              <w:t xml:space="preserve">CNPJ</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7">
            <w:pPr>
              <w:widowControl w:val="0"/>
              <w:spacing w:line="240" w:lineRule="auto"/>
              <w:rPr>
                <w:color w:val="222222"/>
                <w:sz w:val="24"/>
                <w:szCs w:val="24"/>
              </w:rPr>
            </w:pPr>
            <w:r w:rsidDel="00000000" w:rsidR="00000000" w:rsidRPr="00000000">
              <w:rPr>
                <w:color w:val="222222"/>
                <w:sz w:val="24"/>
                <w:szCs w:val="24"/>
                <w:rtl w:val="0"/>
              </w:rPr>
              <w:t xml:space="preserve">11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8">
            <w:pPr>
              <w:widowControl w:val="0"/>
              <w:spacing w:line="240" w:lineRule="auto"/>
              <w:rPr>
                <w:color w:val="222222"/>
                <w:sz w:val="24"/>
                <w:szCs w:val="24"/>
              </w:rPr>
            </w:pPr>
            <w:r w:rsidDel="00000000" w:rsidR="00000000" w:rsidRPr="00000000">
              <w:rPr>
                <w:color w:val="222222"/>
                <w:sz w:val="24"/>
                <w:szCs w:val="24"/>
                <w:rtl w:val="0"/>
              </w:rPr>
              <w:t xml:space="preserve">int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9">
            <w:pPr>
              <w:widowControl w:val="0"/>
              <w:spacing w:line="240" w:lineRule="auto"/>
              <w:rPr>
                <w:color w:val="222222"/>
                <w:sz w:val="24"/>
                <w:szCs w:val="24"/>
              </w:rPr>
            </w:pPr>
            <w:r w:rsidDel="00000000" w:rsidR="00000000" w:rsidRPr="00000000">
              <w:rPr>
                <w:color w:val="222222"/>
                <w:sz w:val="24"/>
                <w:szCs w:val="24"/>
                <w:highlight w:val="white"/>
                <w:rtl w:val="0"/>
              </w:rPr>
              <w:t xml:space="preserve"> XX. XXX. XXX/XXXX-XX</w:t>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A">
            <w:pPr>
              <w:widowControl w:val="0"/>
              <w:spacing w:line="240" w:lineRule="auto"/>
              <w:rPr>
                <w:color w:val="222222"/>
                <w:sz w:val="24"/>
                <w:szCs w:val="24"/>
              </w:rPr>
            </w:pPr>
            <w:r w:rsidDel="00000000" w:rsidR="00000000" w:rsidRPr="00000000">
              <w:rPr>
                <w:color w:val="222222"/>
                <w:sz w:val="24"/>
                <w:szCs w:val="24"/>
                <w:rtl w:val="0"/>
              </w:rPr>
              <w:t xml:space="preserve">Tamanho do CNPJ, com traços e pontos.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B">
            <w:pPr>
              <w:widowControl w:val="0"/>
              <w:spacing w:line="240" w:lineRule="auto"/>
              <w:rPr>
                <w:b w:val="1"/>
                <w:color w:val="222222"/>
                <w:sz w:val="24"/>
                <w:szCs w:val="24"/>
              </w:rPr>
            </w:pPr>
            <w:r w:rsidDel="00000000" w:rsidR="00000000" w:rsidRPr="00000000">
              <w:rPr>
                <w:b w:val="1"/>
                <w:color w:val="222222"/>
                <w:sz w:val="24"/>
                <w:szCs w:val="24"/>
                <w:rtl w:val="0"/>
              </w:rPr>
              <w:t xml:space="preserve">Endereço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D">
            <w:pPr>
              <w:widowControl w:val="0"/>
              <w:spacing w:line="240" w:lineRule="auto"/>
              <w:rPr>
                <w:color w:val="222222"/>
                <w:sz w:val="24"/>
                <w:szCs w:val="24"/>
              </w:rPr>
            </w:pPr>
            <w:r w:rsidDel="00000000" w:rsidR="00000000" w:rsidRPr="00000000">
              <w:rPr>
                <w:color w:val="222222"/>
                <w:sz w:val="24"/>
                <w:szCs w:val="24"/>
                <w:rtl w:val="0"/>
              </w:rPr>
              <w:t xml:space="preserve">Max: 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E">
            <w:pPr>
              <w:widowControl w:val="0"/>
              <w:spacing w:line="240" w:lineRule="auto"/>
              <w:rPr>
                <w:color w:val="222222"/>
                <w:sz w:val="24"/>
                <w:szCs w:val="24"/>
              </w:rPr>
            </w:pPr>
            <w:r w:rsidDel="00000000" w:rsidR="00000000" w:rsidRPr="00000000">
              <w:rPr>
                <w:color w:val="222222"/>
                <w:sz w:val="24"/>
                <w:szCs w:val="24"/>
                <w:rtl w:val="0"/>
              </w:rPr>
              <w:t xml:space="preserve">String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3F">
            <w:pPr>
              <w:widowControl w:val="0"/>
              <w:spacing w:line="240" w:lineRule="auto"/>
              <w:rPr>
                <w:color w:val="222222"/>
                <w:sz w:val="24"/>
                <w:szCs w:val="24"/>
              </w:rPr>
            </w:pPr>
            <w:r w:rsidDel="00000000" w:rsidR="00000000" w:rsidRPr="00000000">
              <w:rPr>
                <w:color w:val="222222"/>
                <w:sz w:val="24"/>
                <w:szCs w:val="24"/>
                <w:rtl w:val="0"/>
              </w:rPr>
              <w:t xml:space="preserve">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0">
            <w:pPr>
              <w:widowControl w:val="0"/>
              <w:spacing w:line="240" w:lineRule="auto"/>
              <w:rPr>
                <w:color w:val="222222"/>
                <w:sz w:val="24"/>
                <w:szCs w:val="24"/>
              </w:rPr>
            </w:pPr>
            <w:r w:rsidDel="00000000" w:rsidR="00000000" w:rsidRPr="00000000">
              <w:rPr>
                <w:color w:val="222222"/>
                <w:sz w:val="24"/>
                <w:szCs w:val="24"/>
                <w:rtl w:val="0"/>
              </w:rPr>
              <w:t xml:space="preserve">Validação de Endereço.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1">
            <w:pPr>
              <w:widowControl w:val="0"/>
              <w:spacing w:line="240" w:lineRule="auto"/>
              <w:rPr>
                <w:b w:val="1"/>
                <w:color w:val="222222"/>
                <w:sz w:val="24"/>
                <w:szCs w:val="24"/>
              </w:rPr>
            </w:pPr>
            <w:r w:rsidDel="00000000" w:rsidR="00000000" w:rsidRPr="00000000">
              <w:rPr>
                <w:b w:val="1"/>
                <w:color w:val="222222"/>
                <w:sz w:val="24"/>
                <w:szCs w:val="24"/>
                <w:rtl w:val="0"/>
              </w:rPr>
              <w:t xml:space="preserve">CEP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3">
            <w:pPr>
              <w:widowControl w:val="0"/>
              <w:spacing w:line="240" w:lineRule="auto"/>
              <w:rPr>
                <w:color w:val="222222"/>
                <w:sz w:val="24"/>
                <w:szCs w:val="24"/>
              </w:rPr>
            </w:pPr>
            <w:r w:rsidDel="00000000" w:rsidR="00000000" w:rsidRPr="00000000">
              <w:rPr>
                <w:color w:val="222222"/>
                <w:sz w:val="24"/>
                <w:szCs w:val="24"/>
                <w:rtl w:val="0"/>
              </w:rPr>
              <w:t xml:space="preserve">8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4">
            <w:pPr>
              <w:widowControl w:val="0"/>
              <w:spacing w:line="240" w:lineRule="auto"/>
              <w:rPr>
                <w:color w:val="222222"/>
                <w:sz w:val="24"/>
                <w:szCs w:val="24"/>
              </w:rPr>
            </w:pPr>
            <w:r w:rsidDel="00000000" w:rsidR="00000000" w:rsidRPr="00000000">
              <w:rPr>
                <w:color w:val="222222"/>
                <w:sz w:val="24"/>
                <w:szCs w:val="24"/>
                <w:rtl w:val="0"/>
              </w:rPr>
              <w:t xml:space="preserve">int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5">
            <w:pPr>
              <w:widowControl w:val="0"/>
              <w:spacing w:line="240" w:lineRule="auto"/>
              <w:rPr>
                <w:color w:val="222222"/>
                <w:sz w:val="24"/>
                <w:szCs w:val="24"/>
              </w:rPr>
            </w:pPr>
            <w:r w:rsidDel="00000000" w:rsidR="00000000" w:rsidRPr="00000000">
              <w:rPr>
                <w:color w:val="222222"/>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6">
            <w:pPr>
              <w:widowControl w:val="0"/>
              <w:spacing w:line="240" w:lineRule="auto"/>
              <w:rPr>
                <w:color w:val="222222"/>
                <w:sz w:val="24"/>
                <w:szCs w:val="24"/>
              </w:rPr>
            </w:pPr>
            <w:r w:rsidDel="00000000" w:rsidR="00000000" w:rsidRPr="00000000">
              <w:rPr>
                <w:color w:val="222222"/>
                <w:sz w:val="24"/>
                <w:szCs w:val="24"/>
                <w:rtl w:val="0"/>
              </w:rPr>
              <w:t xml:space="preserve">Tamanho do CEP, sem traços e pontos. </w:t>
            </w:r>
          </w:p>
        </w:tc>
      </w:tr>
    </w:tbl>
    <w:p w:rsidR="00000000" w:rsidDel="00000000" w:rsidP="00000000" w:rsidRDefault="00000000" w:rsidRPr="00000000" w14:paraId="00000447">
      <w:pPr>
        <w:pStyle w:val="Heading1"/>
        <w:rPr>
          <w:color w:val="222222"/>
        </w:rPr>
      </w:pPr>
      <w:bookmarkStart w:colFirst="0" w:colLast="0" w:name="_heading=h.1hmsyys" w:id="30"/>
      <w:bookmarkEnd w:id="30"/>
      <w:r w:rsidDel="00000000" w:rsidR="00000000" w:rsidRPr="00000000">
        <w:rPr>
          <w:rtl w:val="0"/>
        </w:rPr>
      </w:r>
    </w:p>
    <w:p w:rsidR="00000000" w:rsidDel="00000000" w:rsidP="00000000" w:rsidRDefault="00000000" w:rsidRPr="00000000" w14:paraId="00000448">
      <w:pPr>
        <w:rPr>
          <w:color w:val="222222"/>
          <w:sz w:val="24"/>
          <w:szCs w:val="24"/>
        </w:rPr>
      </w:pPr>
      <w:r w:rsidDel="00000000" w:rsidR="00000000" w:rsidRPr="00000000">
        <w:br w:type="page"/>
      </w:r>
      <w:r w:rsidDel="00000000" w:rsidR="00000000" w:rsidRPr="00000000">
        <w:rPr>
          <w:rtl w:val="0"/>
        </w:rPr>
      </w:r>
    </w:p>
    <w:tbl>
      <w:tblPr>
        <w:tblStyle w:val="Table15"/>
        <w:tblW w:w="9616.0" w:type="dxa"/>
        <w:jc w:val="left"/>
        <w:tblInd w:w="130.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66"/>
        <w:gridCol w:w="255"/>
        <w:gridCol w:w="1485"/>
        <w:gridCol w:w="1020"/>
        <w:gridCol w:w="1680"/>
        <w:gridCol w:w="3210"/>
        <w:tblGridChange w:id="0">
          <w:tblGrid>
            <w:gridCol w:w="1966"/>
            <w:gridCol w:w="255"/>
            <w:gridCol w:w="1485"/>
            <w:gridCol w:w="1020"/>
            <w:gridCol w:w="1680"/>
            <w:gridCol w:w="3210"/>
          </w:tblGrid>
        </w:tblGridChange>
      </w:tblGrid>
      <w:tr>
        <w:trPr>
          <w:trHeight w:val="440" w:hRule="atLeast"/>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b w:val="1"/>
                <w:color w:val="222222"/>
                <w:sz w:val="24"/>
                <w:szCs w:val="24"/>
              </w:rPr>
            </w:pPr>
            <w:r w:rsidDel="00000000" w:rsidR="00000000" w:rsidRPr="00000000">
              <w:rPr>
                <w:b w:val="1"/>
                <w:color w:val="222222"/>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4A">
            <w:pPr>
              <w:widowControl w:val="0"/>
              <w:spacing w:line="240" w:lineRule="auto"/>
              <w:rPr>
                <w:b w:val="1"/>
                <w:color w:val="222222"/>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4B">
            <w:pPr>
              <w:widowControl w:val="0"/>
              <w:spacing w:line="240" w:lineRule="auto"/>
              <w:rPr>
                <w:b w:val="1"/>
                <w:color w:val="222222"/>
                <w:sz w:val="24"/>
                <w:szCs w:val="24"/>
              </w:rPr>
            </w:pPr>
            <w:r w:rsidDel="00000000" w:rsidR="00000000" w:rsidRPr="00000000">
              <w:rPr>
                <w:b w:val="1"/>
                <w:color w:val="222222"/>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4D">
            <w:pPr>
              <w:widowControl w:val="0"/>
              <w:spacing w:line="240" w:lineRule="auto"/>
              <w:rPr>
                <w:color w:val="222222"/>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4E">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4F">
            <w:pPr>
              <w:jc w:val="both"/>
              <w:rPr>
                <w:color w:val="222222"/>
                <w:sz w:val="24"/>
                <w:szCs w:val="24"/>
              </w:rPr>
            </w:pPr>
            <w:r w:rsidDel="00000000" w:rsidR="00000000" w:rsidRPr="00000000">
              <w:rPr>
                <w:b w:val="1"/>
                <w:color w:val="222222"/>
                <w:sz w:val="24"/>
                <w:szCs w:val="24"/>
                <w:rtl w:val="0"/>
              </w:rPr>
              <w:t xml:space="preserve">D002</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51">
            <w:pPr>
              <w:jc w:val="both"/>
              <w:rPr>
                <w:color w:val="222222"/>
                <w:sz w:val="24"/>
                <w:szCs w:val="24"/>
              </w:rPr>
            </w:pPr>
            <w:r w:rsidDel="00000000" w:rsidR="00000000" w:rsidRPr="00000000">
              <w:rPr>
                <w:color w:val="222222"/>
                <w:sz w:val="24"/>
                <w:szCs w:val="24"/>
                <w:rtl w:val="0"/>
              </w:rPr>
              <w:t xml:space="preserve">Cadastro Animal.</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55">
            <w:pPr>
              <w:widowControl w:val="0"/>
              <w:spacing w:line="240" w:lineRule="auto"/>
              <w:jc w:val="center"/>
              <w:rPr>
                <w:b w:val="1"/>
                <w:color w:val="222222"/>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5D">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5E">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5F">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60">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1">
            <w:pPr>
              <w:widowControl w:val="0"/>
              <w:spacing w:line="240" w:lineRule="auto"/>
              <w:rPr>
                <w:b w:val="1"/>
                <w:color w:val="222222"/>
                <w:sz w:val="24"/>
                <w:szCs w:val="24"/>
              </w:rPr>
            </w:pPr>
            <w:r w:rsidDel="00000000" w:rsidR="00000000" w:rsidRPr="00000000">
              <w:rPr>
                <w:b w:val="1"/>
                <w:color w:val="222222"/>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3">
            <w:pPr>
              <w:widowControl w:val="0"/>
              <w:spacing w:line="240" w:lineRule="auto"/>
              <w:rPr>
                <w:color w:val="222222"/>
                <w:sz w:val="24"/>
                <w:szCs w:val="24"/>
              </w:rPr>
            </w:pPr>
            <w:r w:rsidDel="00000000" w:rsidR="00000000" w:rsidRPr="00000000">
              <w:rPr>
                <w:color w:val="222222"/>
                <w:sz w:val="24"/>
                <w:szCs w:val="24"/>
                <w:rtl w:val="0"/>
              </w:rPr>
              <w:t xml:space="preserve">11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4">
            <w:pPr>
              <w:widowControl w:val="0"/>
              <w:spacing w:line="240" w:lineRule="auto"/>
              <w:rPr>
                <w:color w:val="222222"/>
                <w:sz w:val="24"/>
                <w:szCs w:val="24"/>
              </w:rPr>
            </w:pPr>
            <w:r w:rsidDel="00000000" w:rsidR="00000000" w:rsidRPr="00000000">
              <w:rPr>
                <w:color w:val="222222"/>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5">
            <w:pPr>
              <w:widowControl w:val="0"/>
              <w:spacing w:line="240" w:lineRule="auto"/>
              <w:rPr>
                <w:color w:val="222222"/>
                <w:sz w:val="24"/>
                <w:szCs w:val="24"/>
              </w:rPr>
            </w:pPr>
            <w:r w:rsidDel="00000000" w:rsidR="00000000" w:rsidRPr="00000000">
              <w:rPr>
                <w:color w:val="222222"/>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6">
            <w:pPr>
              <w:widowControl w:val="0"/>
              <w:spacing w:line="240" w:lineRule="auto"/>
              <w:rPr>
                <w:color w:val="222222"/>
                <w:sz w:val="24"/>
                <w:szCs w:val="24"/>
              </w:rPr>
            </w:pPr>
            <w:r w:rsidDel="00000000" w:rsidR="00000000" w:rsidRPr="00000000">
              <w:rPr>
                <w:color w:val="222222"/>
                <w:sz w:val="24"/>
                <w:szCs w:val="24"/>
                <w:rtl w:val="0"/>
              </w:rPr>
              <w:t xml:space="preserve">Tamanho do ID sem pontos ou traços.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7">
            <w:pPr>
              <w:widowControl w:val="0"/>
              <w:spacing w:line="240" w:lineRule="auto"/>
              <w:rPr>
                <w:b w:val="1"/>
                <w:color w:val="222222"/>
                <w:sz w:val="24"/>
                <w:szCs w:val="24"/>
              </w:rPr>
            </w:pPr>
            <w:r w:rsidDel="00000000" w:rsidR="00000000" w:rsidRPr="00000000">
              <w:rPr>
                <w:b w:val="1"/>
                <w:color w:val="222222"/>
                <w:sz w:val="24"/>
                <w:szCs w:val="24"/>
                <w:rtl w:val="0"/>
              </w:rPr>
              <w:t xml:space="preserve">Status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9">
            <w:pPr>
              <w:widowControl w:val="0"/>
              <w:spacing w:line="240" w:lineRule="auto"/>
              <w:rPr>
                <w:color w:val="222222"/>
                <w:sz w:val="24"/>
                <w:szCs w:val="24"/>
              </w:rPr>
            </w:pPr>
            <w:r w:rsidDel="00000000" w:rsidR="00000000" w:rsidRPr="00000000">
              <w:rPr>
                <w:color w:val="222222"/>
                <w:sz w:val="24"/>
                <w:szCs w:val="24"/>
                <w:rtl w:val="0"/>
              </w:rPr>
              <w:t xml:space="preserve">Max: 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A">
            <w:pPr>
              <w:widowControl w:val="0"/>
              <w:spacing w:line="240" w:lineRule="auto"/>
              <w:rPr>
                <w:color w:val="222222"/>
                <w:sz w:val="24"/>
                <w:szCs w:val="24"/>
              </w:rPr>
            </w:pPr>
            <w:r w:rsidDel="00000000" w:rsidR="00000000" w:rsidRPr="00000000">
              <w:rPr>
                <w:color w:val="222222"/>
                <w:sz w:val="24"/>
                <w:szCs w:val="24"/>
                <w:rtl w:val="0"/>
              </w:rPr>
              <w:t xml:space="preserve">String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B">
            <w:pPr>
              <w:widowControl w:val="0"/>
              <w:spacing w:line="240" w:lineRule="auto"/>
              <w:rPr>
                <w:color w:val="222222"/>
                <w:sz w:val="24"/>
                <w:szCs w:val="24"/>
              </w:rPr>
            </w:pPr>
            <w:r w:rsidDel="00000000" w:rsidR="00000000" w:rsidRPr="00000000">
              <w:rPr>
                <w:color w:val="222222"/>
                <w:sz w:val="24"/>
                <w:szCs w:val="24"/>
                <w:rtl w:val="0"/>
              </w:rPr>
              <w:t xml:space="preserve">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240" w:lineRule="auto"/>
              <w:rPr>
                <w:color w:val="222222"/>
                <w:sz w:val="24"/>
                <w:szCs w:val="24"/>
              </w:rPr>
            </w:pPr>
            <w:r w:rsidDel="00000000" w:rsidR="00000000" w:rsidRPr="00000000">
              <w:rPr>
                <w:color w:val="222222"/>
                <w:sz w:val="24"/>
                <w:szCs w:val="24"/>
                <w:rtl w:val="0"/>
              </w:rPr>
              <w:t xml:space="preserve">Status do animal.</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240" w:lineRule="auto"/>
              <w:rPr>
                <w:b w:val="1"/>
                <w:color w:val="222222"/>
                <w:sz w:val="24"/>
                <w:szCs w:val="24"/>
              </w:rPr>
            </w:pPr>
            <w:r w:rsidDel="00000000" w:rsidR="00000000" w:rsidRPr="00000000">
              <w:rPr>
                <w:b w:val="1"/>
                <w:color w:val="222222"/>
                <w:sz w:val="24"/>
                <w:szCs w:val="24"/>
                <w:rtl w:val="0"/>
              </w:rPr>
              <w:t xml:space="preserve">Data de Nascimento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6F">
            <w:pPr>
              <w:widowControl w:val="0"/>
              <w:spacing w:line="240" w:lineRule="auto"/>
              <w:rPr>
                <w:color w:val="222222"/>
                <w:sz w:val="24"/>
                <w:szCs w:val="24"/>
              </w:rPr>
            </w:pPr>
            <w:r w:rsidDel="00000000" w:rsidR="00000000" w:rsidRPr="00000000">
              <w:rPr>
                <w:color w:val="222222"/>
                <w:sz w:val="24"/>
                <w:szCs w:val="24"/>
                <w:rtl w:val="0"/>
              </w:rPr>
              <w:t xml:space="preserve">8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0">
            <w:pPr>
              <w:widowControl w:val="0"/>
              <w:spacing w:line="240" w:lineRule="auto"/>
              <w:rPr>
                <w:color w:val="222222"/>
                <w:sz w:val="24"/>
                <w:szCs w:val="24"/>
              </w:rPr>
            </w:pPr>
            <w:r w:rsidDel="00000000" w:rsidR="00000000" w:rsidRPr="00000000">
              <w:rPr>
                <w:color w:val="222222"/>
                <w:sz w:val="24"/>
                <w:szCs w:val="24"/>
                <w:rtl w:val="0"/>
              </w:rPr>
              <w:t xml:space="preserve">int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1">
            <w:pPr>
              <w:widowControl w:val="0"/>
              <w:spacing w:line="240" w:lineRule="auto"/>
              <w:rPr>
                <w:color w:val="222222"/>
                <w:sz w:val="24"/>
                <w:szCs w:val="24"/>
              </w:rPr>
            </w:pPr>
            <w:r w:rsidDel="00000000" w:rsidR="00000000" w:rsidRPr="00000000">
              <w:rPr>
                <w:color w:val="222222"/>
                <w:sz w:val="24"/>
                <w:szCs w:val="24"/>
                <w:rtl w:val="0"/>
              </w:rPr>
              <w:t xml:space="preserve">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2">
            <w:pPr>
              <w:widowControl w:val="0"/>
              <w:spacing w:line="240" w:lineRule="auto"/>
              <w:rPr>
                <w:color w:val="222222"/>
                <w:sz w:val="24"/>
                <w:szCs w:val="24"/>
              </w:rPr>
            </w:pPr>
            <w:r w:rsidDel="00000000" w:rsidR="00000000" w:rsidRPr="00000000">
              <w:rPr>
                <w:color w:val="222222"/>
                <w:sz w:val="24"/>
                <w:szCs w:val="24"/>
                <w:rtl w:val="0"/>
              </w:rPr>
              <w:t xml:space="preserve">Data de nascimento completa. </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3">
            <w:pPr>
              <w:widowControl w:val="0"/>
              <w:spacing w:line="240" w:lineRule="auto"/>
              <w:rPr>
                <w:b w:val="1"/>
                <w:color w:val="222222"/>
                <w:sz w:val="24"/>
                <w:szCs w:val="24"/>
              </w:rPr>
            </w:pPr>
            <w:r w:rsidDel="00000000" w:rsidR="00000000" w:rsidRPr="00000000">
              <w:rPr>
                <w:b w:val="1"/>
                <w:color w:val="222222"/>
                <w:sz w:val="24"/>
                <w:szCs w:val="24"/>
                <w:rtl w:val="0"/>
              </w:rPr>
              <w:t xml:space="preserve">Raça</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5">
            <w:pPr>
              <w:widowControl w:val="0"/>
              <w:spacing w:line="240" w:lineRule="auto"/>
              <w:rPr>
                <w:color w:val="222222"/>
                <w:sz w:val="24"/>
                <w:szCs w:val="24"/>
              </w:rPr>
            </w:pPr>
            <w:r w:rsidDel="00000000" w:rsidR="00000000" w:rsidRPr="00000000">
              <w:rPr>
                <w:color w:val="222222"/>
                <w:sz w:val="24"/>
                <w:szCs w:val="24"/>
                <w:rtl w:val="0"/>
              </w:rPr>
              <w:t xml:space="preserve">Máx. 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6">
            <w:pPr>
              <w:widowControl w:val="0"/>
              <w:spacing w:line="240" w:lineRule="auto"/>
              <w:rPr>
                <w:color w:val="222222"/>
                <w:sz w:val="24"/>
                <w:szCs w:val="24"/>
              </w:rPr>
            </w:pPr>
            <w:r w:rsidDel="00000000" w:rsidR="00000000" w:rsidRPr="00000000">
              <w:rPr>
                <w:color w:val="222222"/>
                <w:sz w:val="24"/>
                <w:szCs w:val="24"/>
                <w:rtl w:val="0"/>
              </w:rPr>
              <w:t xml:space="preserve">String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7">
            <w:pPr>
              <w:widowControl w:val="0"/>
              <w:spacing w:line="240" w:lineRule="auto"/>
              <w:rPr>
                <w:color w:val="222222"/>
                <w:sz w:val="24"/>
                <w:szCs w:val="24"/>
              </w:rPr>
            </w:pPr>
            <w:r w:rsidDel="00000000" w:rsidR="00000000" w:rsidRPr="00000000">
              <w:rPr>
                <w:color w:val="222222"/>
                <w:sz w:val="24"/>
                <w:szCs w:val="24"/>
                <w:rtl w:val="0"/>
              </w:rPr>
              <w:t xml:space="preserve">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8">
            <w:pPr>
              <w:widowControl w:val="0"/>
              <w:spacing w:line="240" w:lineRule="auto"/>
              <w:rPr>
                <w:color w:val="222222"/>
                <w:sz w:val="24"/>
                <w:szCs w:val="24"/>
              </w:rPr>
            </w:pPr>
            <w:r w:rsidDel="00000000" w:rsidR="00000000" w:rsidRPr="00000000">
              <w:rPr>
                <w:color w:val="222222"/>
                <w:sz w:val="24"/>
                <w:szCs w:val="24"/>
                <w:rtl w:val="0"/>
              </w:rPr>
              <w:t xml:space="preserve">Raça do Animal</w:t>
            </w:r>
          </w:p>
        </w:tc>
      </w:tr>
    </w:tbl>
    <w:p w:rsidR="00000000" w:rsidDel="00000000" w:rsidP="00000000" w:rsidRDefault="00000000" w:rsidRPr="00000000" w14:paraId="00000479">
      <w:pPr>
        <w:rPr>
          <w:color w:val="222222"/>
          <w:sz w:val="24"/>
          <w:szCs w:val="24"/>
        </w:rPr>
      </w:pPr>
      <w:r w:rsidDel="00000000" w:rsidR="00000000" w:rsidRPr="00000000">
        <w:rPr>
          <w:rtl w:val="0"/>
        </w:rPr>
      </w:r>
    </w:p>
    <w:tbl>
      <w:tblPr>
        <w:tblStyle w:val="Table16"/>
        <w:tblW w:w="9616.0" w:type="dxa"/>
        <w:jc w:val="left"/>
        <w:tblInd w:w="130.0" w:type="dxa"/>
        <w:tblBorders>
          <w:top w:color="ffffff" w:space="0" w:sz="12" w:val="single"/>
          <w:left w:color="ffffff" w:space="0" w:sz="12" w:val="single"/>
          <w:bottom w:color="ffffff" w:space="0" w:sz="12" w:val="single"/>
          <w:right w:color="ffffff" w:space="0" w:sz="12" w:val="single"/>
          <w:insideH w:color="ffffff" w:space="0" w:sz="12" w:val="single"/>
          <w:insideV w:color="ffffff" w:space="0" w:sz="12" w:val="single"/>
        </w:tblBorders>
        <w:tblLayout w:type="fixed"/>
        <w:tblLook w:val="0600"/>
      </w:tblPr>
      <w:tblGrid>
        <w:gridCol w:w="1966"/>
        <w:gridCol w:w="255"/>
        <w:gridCol w:w="1485"/>
        <w:gridCol w:w="1020"/>
        <w:gridCol w:w="1680"/>
        <w:gridCol w:w="3210"/>
        <w:tblGridChange w:id="0">
          <w:tblGrid>
            <w:gridCol w:w="1966"/>
            <w:gridCol w:w="255"/>
            <w:gridCol w:w="1485"/>
            <w:gridCol w:w="1020"/>
            <w:gridCol w:w="1680"/>
            <w:gridCol w:w="3210"/>
          </w:tblGrid>
        </w:tblGridChange>
      </w:tblGrid>
      <w:tr>
        <w:trPr>
          <w:trHeight w:val="440" w:hRule="atLeast"/>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7A">
            <w:pPr>
              <w:widowControl w:val="0"/>
              <w:spacing w:line="240" w:lineRule="auto"/>
              <w:rPr>
                <w:b w:val="1"/>
                <w:color w:val="222222"/>
                <w:sz w:val="24"/>
                <w:szCs w:val="24"/>
              </w:rPr>
            </w:pPr>
            <w:r w:rsidDel="00000000" w:rsidR="00000000" w:rsidRPr="00000000">
              <w:rPr>
                <w:b w:val="1"/>
                <w:color w:val="222222"/>
                <w:sz w:val="24"/>
                <w:szCs w:val="24"/>
                <w:rtl w:val="0"/>
              </w:rPr>
              <w:t xml:space="preserve">Identificador</w:t>
            </w:r>
          </w:p>
        </w:tc>
        <w:tc>
          <w:tcPr>
            <w:tcBorders>
              <w:top w:color="ffffff" w:space="0" w:sz="12" w:val="single"/>
              <w:bottom w:color="ffffff"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7B">
            <w:pPr>
              <w:widowControl w:val="0"/>
              <w:spacing w:line="240" w:lineRule="auto"/>
              <w:rPr>
                <w:b w:val="1"/>
                <w:color w:val="222222"/>
                <w:sz w:val="24"/>
                <w:szCs w:val="24"/>
              </w:rPr>
            </w:pPr>
            <w:r w:rsidDel="00000000" w:rsidR="00000000" w:rsidRPr="00000000">
              <w:rPr>
                <w:rtl w:val="0"/>
              </w:rPr>
            </w:r>
          </w:p>
        </w:tc>
        <w:tc>
          <w:tcPr>
            <w:gridSpan w:val="2"/>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7C">
            <w:pPr>
              <w:widowControl w:val="0"/>
              <w:spacing w:line="240" w:lineRule="auto"/>
              <w:rPr>
                <w:b w:val="1"/>
                <w:color w:val="222222"/>
                <w:sz w:val="24"/>
                <w:szCs w:val="24"/>
              </w:rPr>
            </w:pPr>
            <w:r w:rsidDel="00000000" w:rsidR="00000000" w:rsidRPr="00000000">
              <w:rPr>
                <w:b w:val="1"/>
                <w:color w:val="222222"/>
                <w:sz w:val="24"/>
                <w:szCs w:val="24"/>
                <w:rtl w:val="0"/>
              </w:rPr>
              <w:t xml:space="preserve">Descrição</w:t>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7E">
            <w:pPr>
              <w:widowControl w:val="0"/>
              <w:spacing w:line="240" w:lineRule="auto"/>
              <w:rPr>
                <w:color w:val="222222"/>
                <w:sz w:val="24"/>
                <w:szCs w:val="24"/>
              </w:rPr>
            </w:pPr>
            <w:r w:rsidDel="00000000" w:rsidR="00000000" w:rsidRPr="00000000">
              <w:rPr>
                <w:rtl w:val="0"/>
              </w:rPr>
            </w:r>
          </w:p>
        </w:tc>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7F">
            <w:pPr>
              <w:widowControl w:val="0"/>
              <w:spacing w:line="240" w:lineRule="auto"/>
              <w:rPr>
                <w:color w:val="222222"/>
                <w:sz w:val="24"/>
                <w:szCs w:val="24"/>
              </w:rPr>
            </w:pPr>
            <w:r w:rsidDel="00000000" w:rsidR="00000000" w:rsidRPr="00000000">
              <w:rPr>
                <w:rtl w:val="0"/>
              </w:rPr>
            </w:r>
          </w:p>
        </w:tc>
      </w:tr>
      <w:tr>
        <w:trPr>
          <w:trHeight w:val="1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0">
            <w:pPr>
              <w:jc w:val="both"/>
              <w:rPr>
                <w:color w:val="222222"/>
                <w:sz w:val="24"/>
                <w:szCs w:val="24"/>
              </w:rPr>
            </w:pPr>
            <w:r w:rsidDel="00000000" w:rsidR="00000000" w:rsidRPr="00000000">
              <w:rPr>
                <w:b w:val="1"/>
                <w:color w:val="222222"/>
                <w:sz w:val="24"/>
                <w:szCs w:val="24"/>
                <w:rtl w:val="0"/>
              </w:rPr>
              <w:t xml:space="preserve">D003</w:t>
            </w:r>
            <w:r w:rsidDel="00000000" w:rsidR="00000000" w:rsidRPr="00000000">
              <w:rPr>
                <w:rtl w:val="0"/>
              </w:rPr>
            </w:r>
          </w:p>
        </w:tc>
        <w:tc>
          <w:tcPr>
            <w:tcBorders>
              <w:top w:color="ffffff" w:space="0" w:sz="12" w:val="single"/>
              <w:left w:color="000000" w:space="0" w:sz="12" w:val="single"/>
              <w:bottom w:color="ffffff"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1">
            <w:pPr>
              <w:widowControl w:val="0"/>
              <w:spacing w:line="240" w:lineRule="auto"/>
              <w:rPr>
                <w:color w:val="222222"/>
                <w:sz w:val="24"/>
                <w:szCs w:val="24"/>
              </w:rPr>
            </w:pPr>
            <w:r w:rsidDel="00000000" w:rsidR="00000000" w:rsidRPr="00000000">
              <w:rPr>
                <w:rtl w:val="0"/>
              </w:rPr>
            </w:r>
          </w:p>
        </w:tc>
        <w:tc>
          <w:tcPr>
            <w:gridSpan w:val="4"/>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82">
            <w:pPr>
              <w:jc w:val="both"/>
              <w:rPr>
                <w:color w:val="222222"/>
                <w:sz w:val="24"/>
                <w:szCs w:val="24"/>
              </w:rPr>
            </w:pPr>
            <w:r w:rsidDel="00000000" w:rsidR="00000000" w:rsidRPr="00000000">
              <w:rPr>
                <w:color w:val="222222"/>
                <w:sz w:val="24"/>
                <w:szCs w:val="24"/>
                <w:rtl w:val="0"/>
              </w:rPr>
              <w:t xml:space="preserve">Cadastro Patrimônio.</w:t>
            </w:r>
          </w:p>
        </w:tc>
      </w:tr>
      <w:tr>
        <w:trPr>
          <w:trHeight w:val="480" w:hRule="atLeast"/>
        </w:trPr>
        <w:tc>
          <w:tcPr>
            <w:gridSpan w:val="6"/>
            <w:tcBorders>
              <w:top w:color="000000"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tcPr>
          <w:p w:rsidR="00000000" w:rsidDel="00000000" w:rsidP="00000000" w:rsidRDefault="00000000" w:rsidRPr="00000000" w14:paraId="00000486">
            <w:pPr>
              <w:widowControl w:val="0"/>
              <w:spacing w:line="240" w:lineRule="auto"/>
              <w:jc w:val="center"/>
              <w:rPr>
                <w:b w:val="1"/>
                <w:color w:val="222222"/>
                <w:sz w:val="28"/>
                <w:szCs w:val="28"/>
              </w:rPr>
            </w:pPr>
            <w:r w:rsidDel="00000000" w:rsidR="00000000" w:rsidRPr="00000000">
              <w:rPr>
                <w:rtl w:val="0"/>
              </w:rPr>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8C">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Identificador</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8E">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8F">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Tipo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90">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Formato</w:t>
            </w:r>
          </w:p>
        </w:tc>
        <w:tc>
          <w:tcPr>
            <w:tcBorders>
              <w:top w:color="000000" w:space="0" w:sz="12" w:val="single"/>
              <w:left w:color="000000" w:space="0" w:sz="12" w:val="single"/>
              <w:bottom w:color="000000" w:space="0" w:sz="12" w:val="single"/>
              <w:right w:color="000000" w:space="0" w:sz="12" w:val="single"/>
            </w:tcBorders>
            <w:shd w:fill="999999" w:val="clear"/>
            <w:tcMar>
              <w:top w:w="100.0" w:type="dxa"/>
              <w:left w:w="100.0" w:type="dxa"/>
              <w:bottom w:w="100.0" w:type="dxa"/>
              <w:right w:w="100.0" w:type="dxa"/>
            </w:tcMar>
          </w:tcPr>
          <w:p w:rsidR="00000000" w:rsidDel="00000000" w:rsidP="00000000" w:rsidRDefault="00000000" w:rsidRPr="00000000" w14:paraId="00000491">
            <w:pPr>
              <w:widowControl w:val="0"/>
              <w:spacing w:line="240" w:lineRule="auto"/>
              <w:jc w:val="center"/>
              <w:rPr>
                <w:b w:val="1"/>
                <w:color w:val="222222"/>
                <w:sz w:val="24"/>
                <w:szCs w:val="24"/>
              </w:rPr>
            </w:pPr>
            <w:r w:rsidDel="00000000" w:rsidR="00000000" w:rsidRPr="00000000">
              <w:rPr>
                <w:b w:val="1"/>
                <w:color w:val="222222"/>
                <w:sz w:val="24"/>
                <w:szCs w:val="24"/>
                <w:rtl w:val="0"/>
              </w:rPr>
              <w:t xml:space="preserve">Descrição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2">
            <w:pPr>
              <w:widowControl w:val="0"/>
              <w:spacing w:line="240" w:lineRule="auto"/>
              <w:rPr>
                <w:b w:val="1"/>
                <w:color w:val="222222"/>
                <w:sz w:val="24"/>
                <w:szCs w:val="24"/>
              </w:rPr>
            </w:pPr>
            <w:r w:rsidDel="00000000" w:rsidR="00000000" w:rsidRPr="00000000">
              <w:rPr>
                <w:b w:val="1"/>
                <w:color w:val="222222"/>
                <w:sz w:val="24"/>
                <w:szCs w:val="24"/>
                <w:rtl w:val="0"/>
              </w:rPr>
              <w:t xml:space="preserve">ID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4">
            <w:pPr>
              <w:widowControl w:val="0"/>
              <w:spacing w:line="240" w:lineRule="auto"/>
              <w:rPr>
                <w:color w:val="222222"/>
                <w:sz w:val="24"/>
                <w:szCs w:val="24"/>
              </w:rPr>
            </w:pPr>
            <w:r w:rsidDel="00000000" w:rsidR="00000000" w:rsidRPr="00000000">
              <w:rPr>
                <w:color w:val="222222"/>
                <w:sz w:val="24"/>
                <w:szCs w:val="24"/>
                <w:rtl w:val="0"/>
              </w:rPr>
              <w:t xml:space="preserve">11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5">
            <w:pPr>
              <w:widowControl w:val="0"/>
              <w:spacing w:line="240" w:lineRule="auto"/>
              <w:rPr>
                <w:color w:val="222222"/>
                <w:sz w:val="24"/>
                <w:szCs w:val="24"/>
              </w:rPr>
            </w:pPr>
            <w:r w:rsidDel="00000000" w:rsidR="00000000" w:rsidRPr="00000000">
              <w:rPr>
                <w:color w:val="222222"/>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6">
            <w:pPr>
              <w:widowControl w:val="0"/>
              <w:spacing w:line="240" w:lineRule="auto"/>
              <w:rPr>
                <w:color w:val="222222"/>
                <w:sz w:val="24"/>
                <w:szCs w:val="24"/>
              </w:rPr>
            </w:pPr>
            <w:r w:rsidDel="00000000" w:rsidR="00000000" w:rsidRPr="00000000">
              <w:rPr>
                <w:color w:val="222222"/>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7">
            <w:pPr>
              <w:widowControl w:val="0"/>
              <w:spacing w:line="240" w:lineRule="auto"/>
              <w:rPr>
                <w:color w:val="222222"/>
                <w:sz w:val="24"/>
                <w:szCs w:val="24"/>
              </w:rPr>
            </w:pPr>
            <w:r w:rsidDel="00000000" w:rsidR="00000000" w:rsidRPr="00000000">
              <w:rPr>
                <w:color w:val="222222"/>
                <w:sz w:val="24"/>
                <w:szCs w:val="24"/>
                <w:rtl w:val="0"/>
              </w:rPr>
              <w:t xml:space="preserve">Tamanho do ID sem pontos ou traços.</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8">
            <w:pPr>
              <w:widowControl w:val="0"/>
              <w:spacing w:line="240" w:lineRule="auto"/>
              <w:rPr>
                <w:b w:val="1"/>
                <w:color w:val="222222"/>
                <w:sz w:val="24"/>
                <w:szCs w:val="24"/>
              </w:rPr>
            </w:pPr>
            <w:r w:rsidDel="00000000" w:rsidR="00000000" w:rsidRPr="00000000">
              <w:rPr>
                <w:b w:val="1"/>
                <w:color w:val="222222"/>
                <w:sz w:val="24"/>
                <w:szCs w:val="24"/>
                <w:rtl w:val="0"/>
              </w:rPr>
              <w:t xml:space="preserve">Descrição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A">
            <w:pPr>
              <w:widowControl w:val="0"/>
              <w:spacing w:line="240" w:lineRule="auto"/>
              <w:rPr>
                <w:color w:val="222222"/>
                <w:sz w:val="24"/>
                <w:szCs w:val="24"/>
              </w:rPr>
            </w:pPr>
            <w:r w:rsidDel="00000000" w:rsidR="00000000" w:rsidRPr="00000000">
              <w:rPr>
                <w:color w:val="222222"/>
                <w:sz w:val="24"/>
                <w:szCs w:val="24"/>
                <w:rtl w:val="0"/>
              </w:rPr>
              <w:t xml:space="preserve">Max: 50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B">
            <w:pPr>
              <w:widowControl w:val="0"/>
              <w:spacing w:line="240" w:lineRule="auto"/>
              <w:rPr>
                <w:color w:val="222222"/>
                <w:sz w:val="24"/>
                <w:szCs w:val="24"/>
              </w:rPr>
            </w:pPr>
            <w:r w:rsidDel="00000000" w:rsidR="00000000" w:rsidRPr="00000000">
              <w:rPr>
                <w:color w:val="222222"/>
                <w:sz w:val="24"/>
                <w:szCs w:val="24"/>
                <w:rtl w:val="0"/>
              </w:rPr>
              <w:t xml:space="preserve">String</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C">
            <w:pPr>
              <w:widowControl w:val="0"/>
              <w:spacing w:line="240" w:lineRule="auto"/>
              <w:rPr>
                <w:color w:val="222222"/>
                <w:sz w:val="24"/>
                <w:szCs w:val="24"/>
              </w:rPr>
            </w:pPr>
            <w:r w:rsidDel="00000000" w:rsidR="00000000" w:rsidRPr="00000000">
              <w:rPr>
                <w:color w:val="222222"/>
                <w:sz w:val="24"/>
                <w:szCs w:val="24"/>
                <w:rtl w:val="0"/>
              </w:rPr>
              <w:t xml:space="preserve">Char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D">
            <w:pPr>
              <w:widowControl w:val="0"/>
              <w:spacing w:line="240" w:lineRule="auto"/>
              <w:rPr>
                <w:color w:val="222222"/>
                <w:sz w:val="24"/>
                <w:szCs w:val="24"/>
              </w:rPr>
            </w:pPr>
            <w:r w:rsidDel="00000000" w:rsidR="00000000" w:rsidRPr="00000000">
              <w:rPr>
                <w:color w:val="222222"/>
                <w:sz w:val="24"/>
                <w:szCs w:val="24"/>
                <w:rtl w:val="0"/>
              </w:rPr>
              <w:t xml:space="preserve">Descrição do patrimônio.</w:t>
            </w:r>
          </w:p>
        </w:tc>
      </w:tr>
      <w:tr>
        <w:trPr>
          <w:trHeight w:val="480" w:hRule="atLeast"/>
        </w:trPr>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9E">
            <w:pPr>
              <w:widowControl w:val="0"/>
              <w:spacing w:line="240" w:lineRule="auto"/>
              <w:rPr>
                <w:b w:val="1"/>
                <w:color w:val="222222"/>
                <w:sz w:val="24"/>
                <w:szCs w:val="24"/>
              </w:rPr>
            </w:pPr>
            <w:r w:rsidDel="00000000" w:rsidR="00000000" w:rsidRPr="00000000">
              <w:rPr>
                <w:b w:val="1"/>
                <w:color w:val="222222"/>
                <w:sz w:val="24"/>
                <w:szCs w:val="24"/>
                <w:rtl w:val="0"/>
              </w:rPr>
              <w:t xml:space="preserve">Tamanho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0">
            <w:pPr>
              <w:widowControl w:val="0"/>
              <w:spacing w:line="240" w:lineRule="auto"/>
              <w:rPr>
                <w:color w:val="222222"/>
                <w:sz w:val="24"/>
                <w:szCs w:val="24"/>
              </w:rPr>
            </w:pPr>
            <w:r w:rsidDel="00000000" w:rsidR="00000000" w:rsidRPr="00000000">
              <w:rPr>
                <w:color w:val="222222"/>
                <w:sz w:val="24"/>
                <w:szCs w:val="24"/>
                <w:rtl w:val="0"/>
              </w:rPr>
              <w:t xml:space="preserve">11 dígitos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1">
            <w:pPr>
              <w:widowControl w:val="0"/>
              <w:spacing w:line="240" w:lineRule="auto"/>
              <w:rPr>
                <w:color w:val="222222"/>
                <w:sz w:val="24"/>
                <w:szCs w:val="24"/>
              </w:rPr>
            </w:pPr>
            <w:r w:rsidDel="00000000" w:rsidR="00000000" w:rsidRPr="00000000">
              <w:rPr>
                <w:color w:val="222222"/>
                <w:sz w:val="24"/>
                <w:szCs w:val="24"/>
                <w:rtl w:val="0"/>
              </w:rPr>
              <w:t xml:space="preserve">int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2">
            <w:pPr>
              <w:widowControl w:val="0"/>
              <w:spacing w:line="240" w:lineRule="auto"/>
              <w:rPr>
                <w:color w:val="222222"/>
                <w:sz w:val="24"/>
                <w:szCs w:val="24"/>
              </w:rPr>
            </w:pPr>
            <w:r w:rsidDel="00000000" w:rsidR="00000000" w:rsidRPr="00000000">
              <w:rPr>
                <w:color w:val="222222"/>
                <w:sz w:val="24"/>
                <w:szCs w:val="24"/>
                <w:rtl w:val="0"/>
              </w:rPr>
              <w:t xml:space="preserve">xxxxxxxxxxx</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4A3">
            <w:pPr>
              <w:widowControl w:val="0"/>
              <w:spacing w:line="240" w:lineRule="auto"/>
              <w:rPr>
                <w:color w:val="222222"/>
                <w:sz w:val="24"/>
                <w:szCs w:val="24"/>
              </w:rPr>
            </w:pPr>
            <w:r w:rsidDel="00000000" w:rsidR="00000000" w:rsidRPr="00000000">
              <w:rPr>
                <w:color w:val="222222"/>
                <w:sz w:val="24"/>
                <w:szCs w:val="24"/>
                <w:rtl w:val="0"/>
              </w:rPr>
              <w:t xml:space="preserve">Tamanho patrimônio em hectares.</w:t>
            </w:r>
          </w:p>
        </w:tc>
      </w:tr>
    </w:tbl>
    <w:p w:rsidR="00000000" w:rsidDel="00000000" w:rsidP="00000000" w:rsidRDefault="00000000" w:rsidRPr="00000000" w14:paraId="000004A4">
      <w:pPr>
        <w:pStyle w:val="Heading1"/>
        <w:rPr>
          <w:color w:val="222222"/>
        </w:rPr>
      </w:pPr>
      <w:bookmarkStart w:colFirst="0" w:colLast="0" w:name="_heading=h.nwea3uj10gvf" w:id="31"/>
      <w:bookmarkEnd w:id="31"/>
      <w:r w:rsidDel="00000000" w:rsidR="00000000" w:rsidRPr="00000000">
        <w:rPr>
          <w:rtl w:val="0"/>
        </w:rPr>
      </w:r>
    </w:p>
    <w:p w:rsidR="00000000" w:rsidDel="00000000" w:rsidP="00000000" w:rsidRDefault="00000000" w:rsidRPr="00000000" w14:paraId="000004A5">
      <w:pPr>
        <w:rPr>
          <w:color w:val="222222"/>
          <w:sz w:val="24"/>
          <w:szCs w:val="24"/>
        </w:rPr>
      </w:pPr>
      <w:r w:rsidDel="00000000" w:rsidR="00000000" w:rsidRPr="00000000">
        <w:rPr>
          <w:rtl w:val="0"/>
        </w:rPr>
      </w:r>
    </w:p>
    <w:p w:rsidR="00000000" w:rsidDel="00000000" w:rsidP="00000000" w:rsidRDefault="00000000" w:rsidRPr="00000000" w14:paraId="000004A6">
      <w:pPr>
        <w:pStyle w:val="Heading1"/>
        <w:ind w:left="0" w:firstLine="0"/>
        <w:rPr>
          <w:color w:val="222222"/>
        </w:rPr>
      </w:pPr>
      <w:bookmarkStart w:colFirst="0" w:colLast="0" w:name="_heading=h.2grqrue" w:id="32"/>
      <w:bookmarkEnd w:id="32"/>
      <w:r w:rsidDel="00000000" w:rsidR="00000000" w:rsidRPr="00000000">
        <w:rPr>
          <w:rtl w:val="0"/>
        </w:rPr>
      </w:r>
    </w:p>
    <w:p w:rsidR="00000000" w:rsidDel="00000000" w:rsidP="00000000" w:rsidRDefault="00000000" w:rsidRPr="00000000" w14:paraId="000004A7">
      <w:pPr>
        <w:pStyle w:val="Heading1"/>
        <w:ind w:left="0" w:firstLine="0"/>
        <w:rPr>
          <w:i w:val="1"/>
          <w:color w:val="222222"/>
          <w:sz w:val="24"/>
          <w:szCs w:val="24"/>
        </w:rPr>
      </w:pPr>
      <w:bookmarkStart w:colFirst="0" w:colLast="0" w:name="_heading=h.x7fob9339pwy" w:id="33"/>
      <w:bookmarkEnd w:id="33"/>
      <w:r w:rsidDel="00000000" w:rsidR="00000000" w:rsidRPr="00000000">
        <w:rPr>
          <w:color w:val="222222"/>
          <w:rtl w:val="0"/>
        </w:rPr>
        <w:t xml:space="preserve">Diagrama de Casos de Uso</w:t>
      </w:r>
      <w:r w:rsidDel="00000000" w:rsidR="00000000" w:rsidRPr="00000000">
        <w:rPr>
          <w:rtl w:val="0"/>
        </w:rPr>
      </w:r>
    </w:p>
    <w:p w:rsidR="00000000" w:rsidDel="00000000" w:rsidP="00000000" w:rsidRDefault="00000000" w:rsidRPr="00000000" w14:paraId="000004A8">
      <w:pPr>
        <w:pStyle w:val="Heading2"/>
        <w:ind w:firstLine="720"/>
        <w:rPr>
          <w:color w:val="222222"/>
        </w:rPr>
      </w:pPr>
      <w:bookmarkStart w:colFirst="0" w:colLast="0" w:name="_heading=h.vx1227" w:id="34"/>
      <w:bookmarkEnd w:id="34"/>
      <w:r w:rsidDel="00000000" w:rsidR="00000000" w:rsidRPr="00000000">
        <w:rPr>
          <w:i w:val="1"/>
          <w:color w:val="222222"/>
          <w:sz w:val="24"/>
          <w:szCs w:val="24"/>
        </w:rPr>
        <w:drawing>
          <wp:inline distB="114300" distT="114300" distL="114300" distR="114300">
            <wp:extent cx="5785466" cy="616743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85466" cy="6167438"/>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pStyle w:val="Heading1"/>
        <w:ind w:firstLine="720"/>
        <w:rPr>
          <w:color w:val="222222"/>
        </w:rPr>
      </w:pPr>
      <w:bookmarkStart w:colFirst="0" w:colLast="0" w:name="_heading=h.3fwokq0" w:id="35"/>
      <w:bookmarkEnd w:id="35"/>
      <w:r w:rsidDel="00000000" w:rsidR="00000000" w:rsidRPr="00000000">
        <w:rPr>
          <w:rtl w:val="0"/>
        </w:rPr>
      </w:r>
    </w:p>
    <w:p w:rsidR="00000000" w:rsidDel="00000000" w:rsidP="00000000" w:rsidRDefault="00000000" w:rsidRPr="00000000" w14:paraId="000004AA">
      <w:pPr>
        <w:pStyle w:val="Heading1"/>
        <w:ind w:firstLine="720"/>
        <w:rPr>
          <w:color w:val="222222"/>
        </w:rPr>
      </w:pPr>
      <w:bookmarkStart w:colFirst="0" w:colLast="0" w:name="_heading=h.n97w6nb6qi4r" w:id="36"/>
      <w:bookmarkEnd w:id="36"/>
      <w:r w:rsidDel="00000000" w:rsidR="00000000" w:rsidRPr="00000000">
        <w:rPr>
          <w:rtl w:val="0"/>
        </w:rPr>
      </w:r>
    </w:p>
    <w:p w:rsidR="00000000" w:rsidDel="00000000" w:rsidP="00000000" w:rsidRDefault="00000000" w:rsidRPr="00000000" w14:paraId="000004AB">
      <w:pPr>
        <w:pStyle w:val="Heading1"/>
        <w:ind w:firstLine="720"/>
        <w:rPr>
          <w:color w:val="222222"/>
        </w:rPr>
      </w:pPr>
      <w:bookmarkStart w:colFirst="0" w:colLast="0" w:name="_heading=h.bgwal54vlmc8" w:id="37"/>
      <w:bookmarkEnd w:id="37"/>
      <w:r w:rsidDel="00000000" w:rsidR="00000000" w:rsidRPr="00000000">
        <w:rPr>
          <w:color w:val="222222"/>
          <w:rtl w:val="0"/>
        </w:rPr>
        <w:t xml:space="preserve">Casos de Uso Descritivos</w:t>
      </w:r>
    </w:p>
    <w:p w:rsidR="00000000" w:rsidDel="00000000" w:rsidP="00000000" w:rsidRDefault="00000000" w:rsidRPr="00000000" w14:paraId="000004AC">
      <w:pPr>
        <w:rPr>
          <w:i w:val="1"/>
          <w:color w:val="222222"/>
          <w:sz w:val="24"/>
          <w:szCs w:val="24"/>
        </w:rPr>
      </w:pPr>
      <w:r w:rsidDel="00000000" w:rsidR="00000000" w:rsidRPr="00000000">
        <w:rPr>
          <w:rtl w:val="0"/>
        </w:rPr>
      </w:r>
    </w:p>
    <w:p w:rsidR="00000000" w:rsidDel="00000000" w:rsidP="00000000" w:rsidRDefault="00000000" w:rsidRPr="00000000" w14:paraId="000004AD">
      <w:pPr>
        <w:rPr>
          <w:i w:val="1"/>
          <w:color w:val="222222"/>
          <w:sz w:val="24"/>
          <w:szCs w:val="24"/>
        </w:rPr>
      </w:pPr>
      <w:r w:rsidDel="00000000" w:rsidR="00000000" w:rsidRPr="00000000">
        <w:rPr>
          <w:rtl w:val="0"/>
        </w:rPr>
      </w:r>
    </w:p>
    <w:p w:rsidR="00000000" w:rsidDel="00000000" w:rsidP="00000000" w:rsidRDefault="00000000" w:rsidRPr="00000000" w14:paraId="000004AE">
      <w:pPr>
        <w:rPr>
          <w:b w:val="1"/>
          <w:color w:val="222222"/>
          <w:sz w:val="24"/>
          <w:szCs w:val="24"/>
        </w:rPr>
      </w:pPr>
      <w:r w:rsidDel="00000000" w:rsidR="00000000" w:rsidRPr="00000000">
        <w:rPr>
          <w:b w:val="1"/>
          <w:color w:val="222222"/>
          <w:sz w:val="24"/>
          <w:szCs w:val="24"/>
          <w:rtl w:val="0"/>
        </w:rPr>
        <w:t xml:space="preserve">Identificador: CSU 001</w:t>
      </w:r>
    </w:p>
    <w:p w:rsidR="00000000" w:rsidDel="00000000" w:rsidP="00000000" w:rsidRDefault="00000000" w:rsidRPr="00000000" w14:paraId="000004AF">
      <w:pPr>
        <w:rPr>
          <w:color w:val="222222"/>
          <w:sz w:val="24"/>
          <w:szCs w:val="24"/>
        </w:rPr>
      </w:pPr>
      <w:r w:rsidDel="00000000" w:rsidR="00000000" w:rsidRPr="00000000">
        <w:rPr>
          <w:b w:val="1"/>
          <w:color w:val="222222"/>
          <w:sz w:val="24"/>
          <w:szCs w:val="24"/>
          <w:rtl w:val="0"/>
        </w:rPr>
        <w:t xml:space="preserve">Nome: Cadastrar pessoas</w:t>
      </w:r>
      <w:r w:rsidDel="00000000" w:rsidR="00000000" w:rsidRPr="00000000">
        <w:rPr>
          <w:rtl w:val="0"/>
        </w:rPr>
      </w:r>
    </w:p>
    <w:p w:rsidR="00000000" w:rsidDel="00000000" w:rsidP="00000000" w:rsidRDefault="00000000" w:rsidRPr="00000000" w14:paraId="000004B0">
      <w:pPr>
        <w:rPr>
          <w:color w:val="222222"/>
          <w:sz w:val="24"/>
          <w:szCs w:val="24"/>
        </w:rPr>
      </w:pPr>
      <w:bookmarkStart w:colFirst="0" w:colLast="0" w:name="_heading=h.1v1yuxt" w:id="38"/>
      <w:bookmarkEnd w:id="38"/>
      <w:r w:rsidDel="00000000" w:rsidR="00000000" w:rsidRPr="00000000">
        <w:rPr>
          <w:b w:val="1"/>
          <w:color w:val="222222"/>
          <w:sz w:val="24"/>
          <w:szCs w:val="24"/>
          <w:rtl w:val="0"/>
        </w:rPr>
        <w:t xml:space="preserve">Requisito:</w:t>
      </w:r>
      <w:r w:rsidDel="00000000" w:rsidR="00000000" w:rsidRPr="00000000">
        <w:rPr>
          <w:color w:val="222222"/>
          <w:sz w:val="24"/>
          <w:szCs w:val="24"/>
          <w:rtl w:val="0"/>
        </w:rPr>
        <w:t xml:space="preserve">  RF 001.</w:t>
      </w:r>
    </w:p>
    <w:p w:rsidR="00000000" w:rsidDel="00000000" w:rsidP="00000000" w:rsidRDefault="00000000" w:rsidRPr="00000000" w14:paraId="000004B1">
      <w:pPr>
        <w:rPr>
          <w:color w:val="222222"/>
          <w:sz w:val="24"/>
          <w:szCs w:val="24"/>
        </w:rPr>
      </w:pPr>
      <w:r w:rsidDel="00000000" w:rsidR="00000000" w:rsidRPr="00000000">
        <w:rPr>
          <w:b w:val="1"/>
          <w:color w:val="222222"/>
          <w:sz w:val="24"/>
          <w:szCs w:val="24"/>
          <w:rtl w:val="0"/>
        </w:rPr>
        <w:t xml:space="preserve">Responsável:</w:t>
      </w:r>
      <w:r w:rsidDel="00000000" w:rsidR="00000000" w:rsidRPr="00000000">
        <w:rPr>
          <w:color w:val="222222"/>
          <w:sz w:val="24"/>
          <w:szCs w:val="24"/>
          <w:rtl w:val="0"/>
        </w:rPr>
        <w:t xml:space="preserve">  (Amon, John Stefan, Lauriana).</w:t>
      </w:r>
    </w:p>
    <w:p w:rsidR="00000000" w:rsidDel="00000000" w:rsidP="00000000" w:rsidRDefault="00000000" w:rsidRPr="00000000" w14:paraId="000004B2">
      <w:pPr>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color w:val="222222"/>
          <w:sz w:val="24"/>
          <w:szCs w:val="24"/>
          <w:rtl w:val="0"/>
        </w:rPr>
        <w:t xml:space="preserve">  Caso de uso responsável pelo cadastro de pessoas do sistema.</w:t>
      </w:r>
    </w:p>
    <w:p w:rsidR="00000000" w:rsidDel="00000000" w:rsidP="00000000" w:rsidRDefault="00000000" w:rsidRPr="00000000" w14:paraId="000004B3">
      <w:pPr>
        <w:rPr>
          <w:color w:val="222222"/>
          <w:sz w:val="24"/>
          <w:szCs w:val="24"/>
        </w:rPr>
      </w:pPr>
      <w:r w:rsidDel="00000000" w:rsidR="00000000" w:rsidRPr="00000000">
        <w:rPr>
          <w:b w:val="1"/>
          <w:color w:val="222222"/>
          <w:sz w:val="24"/>
          <w:szCs w:val="24"/>
          <w:rtl w:val="0"/>
        </w:rPr>
        <w:t xml:space="preserve">Atores:</w:t>
      </w:r>
      <w:r w:rsidDel="00000000" w:rsidR="00000000" w:rsidRPr="00000000">
        <w:rPr>
          <w:color w:val="222222"/>
          <w:sz w:val="24"/>
          <w:szCs w:val="24"/>
          <w:rtl w:val="0"/>
        </w:rPr>
        <w:t xml:space="preserve">  usuário.</w:t>
      </w:r>
    </w:p>
    <w:p w:rsidR="00000000" w:rsidDel="00000000" w:rsidP="00000000" w:rsidRDefault="00000000" w:rsidRPr="00000000" w14:paraId="000004B4">
      <w:pPr>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color w:val="222222"/>
          <w:sz w:val="24"/>
          <w:szCs w:val="24"/>
          <w:rtl w:val="0"/>
        </w:rPr>
        <w:t xml:space="preserve">  Verificar o tipo de usuário.</w:t>
      </w:r>
    </w:p>
    <w:p w:rsidR="00000000" w:rsidDel="00000000" w:rsidP="00000000" w:rsidRDefault="00000000" w:rsidRPr="00000000" w14:paraId="000004B5">
      <w:pPr>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color w:val="222222"/>
          <w:sz w:val="24"/>
          <w:szCs w:val="24"/>
          <w:rtl w:val="0"/>
        </w:rPr>
        <w:t xml:space="preserve"> Cadastro inicial, listagem de registros, alteração de registro, deleção de registro. </w:t>
      </w:r>
    </w:p>
    <w:p w:rsidR="00000000" w:rsidDel="00000000" w:rsidP="00000000" w:rsidRDefault="00000000" w:rsidRPr="00000000" w14:paraId="000004B6">
      <w:pPr>
        <w:rPr>
          <w:color w:val="222222"/>
          <w:sz w:val="24"/>
          <w:szCs w:val="24"/>
        </w:rPr>
      </w:pPr>
      <w:r w:rsidDel="00000000" w:rsidR="00000000" w:rsidRPr="00000000">
        <w:rPr>
          <w:b w:val="1"/>
          <w:color w:val="222222"/>
          <w:sz w:val="24"/>
          <w:szCs w:val="24"/>
          <w:rtl w:val="0"/>
        </w:rPr>
        <w:t xml:space="preserve">Cenário Principal - </w:t>
      </w:r>
      <w:r w:rsidDel="00000000" w:rsidR="00000000" w:rsidRPr="00000000">
        <w:rPr>
          <w:rtl w:val="0"/>
        </w:rPr>
      </w:r>
    </w:p>
    <w:p w:rsidR="00000000" w:rsidDel="00000000" w:rsidP="00000000" w:rsidRDefault="00000000" w:rsidRPr="00000000" w14:paraId="000004B7">
      <w:pPr>
        <w:spacing w:line="240" w:lineRule="auto"/>
        <w:rPr>
          <w:color w:val="222222"/>
          <w:sz w:val="24"/>
          <w:szCs w:val="24"/>
        </w:rPr>
      </w:pPr>
      <w:r w:rsidDel="00000000" w:rsidR="00000000" w:rsidRPr="00000000">
        <w:rPr>
          <w:color w:val="222222"/>
          <w:sz w:val="24"/>
          <w:szCs w:val="24"/>
          <w:rtl w:val="0"/>
        </w:rPr>
        <w:t xml:space="preserve">1 - Possui o menu de tela principal com as abas disponíveis</w:t>
      </w:r>
    </w:p>
    <w:p w:rsidR="00000000" w:rsidDel="00000000" w:rsidP="00000000" w:rsidRDefault="00000000" w:rsidRPr="00000000" w14:paraId="000004B8">
      <w:pPr>
        <w:spacing w:line="240" w:lineRule="auto"/>
        <w:rPr>
          <w:color w:val="222222"/>
          <w:sz w:val="24"/>
          <w:szCs w:val="24"/>
        </w:rPr>
      </w:pPr>
      <w:r w:rsidDel="00000000" w:rsidR="00000000" w:rsidRPr="00000000">
        <w:rPr>
          <w:color w:val="222222"/>
          <w:sz w:val="24"/>
          <w:szCs w:val="24"/>
          <w:rtl w:val="0"/>
        </w:rPr>
        <w:t xml:space="preserve">2 - O usuário clica em cadastro, logo em seguida cadastro de pessoas.</w:t>
      </w:r>
    </w:p>
    <w:p w:rsidR="00000000" w:rsidDel="00000000" w:rsidP="00000000" w:rsidRDefault="00000000" w:rsidRPr="00000000" w14:paraId="000004B9">
      <w:pPr>
        <w:spacing w:line="240" w:lineRule="auto"/>
        <w:rPr>
          <w:color w:val="222222"/>
          <w:sz w:val="24"/>
          <w:szCs w:val="24"/>
        </w:rPr>
      </w:pPr>
      <w:r w:rsidDel="00000000" w:rsidR="00000000" w:rsidRPr="00000000">
        <w:rPr>
          <w:color w:val="222222"/>
          <w:sz w:val="24"/>
          <w:szCs w:val="24"/>
          <w:rtl w:val="0"/>
        </w:rPr>
        <w:t xml:space="preserve">3- O usuário seleciona pessoa física ou jurídica.</w:t>
      </w:r>
    </w:p>
    <w:p w:rsidR="00000000" w:rsidDel="00000000" w:rsidP="00000000" w:rsidRDefault="00000000" w:rsidRPr="00000000" w14:paraId="000004BA">
      <w:pPr>
        <w:spacing w:line="240" w:lineRule="auto"/>
        <w:rPr>
          <w:color w:val="222222"/>
          <w:sz w:val="24"/>
          <w:szCs w:val="24"/>
        </w:rPr>
      </w:pPr>
      <w:r w:rsidDel="00000000" w:rsidR="00000000" w:rsidRPr="00000000">
        <w:rPr>
          <w:color w:val="222222"/>
          <w:sz w:val="24"/>
          <w:szCs w:val="24"/>
          <w:rtl w:val="0"/>
        </w:rPr>
        <w:t xml:space="preserve">4 - A tela de cadastro é aberta para usuário.</w:t>
      </w:r>
    </w:p>
    <w:p w:rsidR="00000000" w:rsidDel="00000000" w:rsidP="00000000" w:rsidRDefault="00000000" w:rsidRPr="00000000" w14:paraId="000004BB">
      <w:pPr>
        <w:spacing w:line="240" w:lineRule="auto"/>
        <w:rPr>
          <w:color w:val="222222"/>
          <w:sz w:val="24"/>
          <w:szCs w:val="24"/>
        </w:rPr>
      </w:pPr>
      <w:r w:rsidDel="00000000" w:rsidR="00000000" w:rsidRPr="00000000">
        <w:rPr>
          <w:color w:val="222222"/>
          <w:sz w:val="24"/>
          <w:szCs w:val="24"/>
          <w:rtl w:val="0"/>
        </w:rPr>
        <w:t xml:space="preserve">5 - Os botões de incluir, excluir, alterar, e buscar fica disponível para cliente.</w:t>
      </w:r>
    </w:p>
    <w:p w:rsidR="00000000" w:rsidDel="00000000" w:rsidP="00000000" w:rsidRDefault="00000000" w:rsidRPr="00000000" w14:paraId="000004BC">
      <w:pPr>
        <w:spacing w:line="240" w:lineRule="auto"/>
        <w:rPr>
          <w:color w:val="222222"/>
          <w:sz w:val="24"/>
          <w:szCs w:val="24"/>
        </w:rPr>
      </w:pPr>
      <w:r w:rsidDel="00000000" w:rsidR="00000000" w:rsidRPr="00000000">
        <w:rPr>
          <w:rtl w:val="0"/>
        </w:rPr>
      </w:r>
    </w:p>
    <w:p w:rsidR="00000000" w:rsidDel="00000000" w:rsidP="00000000" w:rsidRDefault="00000000" w:rsidRPr="00000000" w14:paraId="000004BD">
      <w:pPr>
        <w:rPr>
          <w:color w:val="222222"/>
          <w:sz w:val="24"/>
          <w:szCs w:val="24"/>
        </w:rPr>
      </w:pPr>
      <w:r w:rsidDel="00000000" w:rsidR="00000000" w:rsidRPr="00000000">
        <w:rPr>
          <w:b w:val="1"/>
          <w:color w:val="222222"/>
          <w:sz w:val="24"/>
          <w:szCs w:val="24"/>
          <w:rtl w:val="0"/>
        </w:rPr>
        <w:t xml:space="preserve">1- Cenários Alternativos - Incluir</w:t>
      </w:r>
      <w:r w:rsidDel="00000000" w:rsidR="00000000" w:rsidRPr="00000000">
        <w:rPr>
          <w:rtl w:val="0"/>
        </w:rPr>
      </w:r>
    </w:p>
    <w:p w:rsidR="00000000" w:rsidDel="00000000" w:rsidP="00000000" w:rsidRDefault="00000000" w:rsidRPr="00000000" w14:paraId="000004BE">
      <w:pPr>
        <w:spacing w:line="240" w:lineRule="auto"/>
        <w:rPr>
          <w:color w:val="222222"/>
          <w:sz w:val="24"/>
          <w:szCs w:val="24"/>
        </w:rPr>
      </w:pPr>
      <w:r w:rsidDel="00000000" w:rsidR="00000000" w:rsidRPr="00000000">
        <w:rPr>
          <w:color w:val="222222"/>
          <w:sz w:val="24"/>
          <w:szCs w:val="24"/>
          <w:rtl w:val="0"/>
        </w:rPr>
        <w:t xml:space="preserve">1.0 - O usuário clica no módulo cadastros, botão ”Incluir” ou o usuário desiste do cadastro. </w:t>
      </w:r>
    </w:p>
    <w:p w:rsidR="00000000" w:rsidDel="00000000" w:rsidP="00000000" w:rsidRDefault="00000000" w:rsidRPr="00000000" w14:paraId="000004BF">
      <w:pPr>
        <w:spacing w:line="240" w:lineRule="auto"/>
        <w:rPr>
          <w:color w:val="222222"/>
          <w:sz w:val="24"/>
          <w:szCs w:val="24"/>
        </w:rPr>
      </w:pPr>
      <w:r w:rsidDel="00000000" w:rsidR="00000000" w:rsidRPr="00000000">
        <w:rPr>
          <w:color w:val="222222"/>
          <w:sz w:val="24"/>
          <w:szCs w:val="24"/>
          <w:rtl w:val="0"/>
        </w:rPr>
        <w:t xml:space="preserve">1.1 - O sistema efetua o cadastro da pessoa.</w:t>
      </w:r>
    </w:p>
    <w:p w:rsidR="00000000" w:rsidDel="00000000" w:rsidP="00000000" w:rsidRDefault="00000000" w:rsidRPr="00000000" w14:paraId="000004C0">
      <w:pPr>
        <w:spacing w:line="240" w:lineRule="auto"/>
        <w:rPr>
          <w:color w:val="222222"/>
          <w:sz w:val="24"/>
          <w:szCs w:val="24"/>
        </w:rPr>
      </w:pPr>
      <w:r w:rsidDel="00000000" w:rsidR="00000000" w:rsidRPr="00000000">
        <w:rPr>
          <w:color w:val="222222"/>
          <w:sz w:val="24"/>
          <w:szCs w:val="24"/>
          <w:rtl w:val="0"/>
        </w:rPr>
        <w:t xml:space="preserve">1.2 - O sistema armazena as informações do cadastro</w:t>
      </w:r>
    </w:p>
    <w:p w:rsidR="00000000" w:rsidDel="00000000" w:rsidP="00000000" w:rsidRDefault="00000000" w:rsidRPr="00000000" w14:paraId="000004C1">
      <w:pPr>
        <w:spacing w:line="240" w:lineRule="auto"/>
        <w:rPr>
          <w:color w:val="222222"/>
          <w:sz w:val="24"/>
          <w:szCs w:val="24"/>
        </w:rPr>
      </w:pPr>
      <w:r w:rsidDel="00000000" w:rsidR="00000000" w:rsidRPr="00000000">
        <w:rPr>
          <w:color w:val="222222"/>
          <w:sz w:val="24"/>
          <w:szCs w:val="24"/>
          <w:rtl w:val="0"/>
        </w:rPr>
        <w:t xml:space="preserve">1.3 - Retorna ao cenário principal.</w:t>
      </w:r>
    </w:p>
    <w:p w:rsidR="00000000" w:rsidDel="00000000" w:rsidP="00000000" w:rsidRDefault="00000000" w:rsidRPr="00000000" w14:paraId="000004C2">
      <w:pPr>
        <w:spacing w:line="240" w:lineRule="auto"/>
        <w:rPr>
          <w:color w:val="222222"/>
          <w:sz w:val="24"/>
          <w:szCs w:val="24"/>
        </w:rPr>
      </w:pPr>
      <w:r w:rsidDel="00000000" w:rsidR="00000000" w:rsidRPr="00000000">
        <w:rPr>
          <w:rtl w:val="0"/>
        </w:rPr>
      </w:r>
    </w:p>
    <w:p w:rsidR="00000000" w:rsidDel="00000000" w:rsidP="00000000" w:rsidRDefault="00000000" w:rsidRPr="00000000" w14:paraId="000004C3">
      <w:pPr>
        <w:rPr>
          <w:color w:val="222222"/>
          <w:sz w:val="24"/>
          <w:szCs w:val="24"/>
        </w:rPr>
      </w:pPr>
      <w:r w:rsidDel="00000000" w:rsidR="00000000" w:rsidRPr="00000000">
        <w:rPr>
          <w:b w:val="1"/>
          <w:color w:val="222222"/>
          <w:sz w:val="24"/>
          <w:szCs w:val="24"/>
          <w:rtl w:val="0"/>
        </w:rPr>
        <w:t xml:space="preserve">2- Cenários Alternativos - Usuário desiste do cadastro</w:t>
      </w:r>
      <w:r w:rsidDel="00000000" w:rsidR="00000000" w:rsidRPr="00000000">
        <w:rPr>
          <w:rtl w:val="0"/>
        </w:rPr>
      </w:r>
    </w:p>
    <w:p w:rsidR="00000000" w:rsidDel="00000000" w:rsidP="00000000" w:rsidRDefault="00000000" w:rsidRPr="00000000" w14:paraId="000004C4">
      <w:pPr>
        <w:rPr>
          <w:color w:val="222222"/>
          <w:sz w:val="24"/>
          <w:szCs w:val="24"/>
        </w:rPr>
      </w:pPr>
      <w:r w:rsidDel="00000000" w:rsidR="00000000" w:rsidRPr="00000000">
        <w:rPr>
          <w:rtl w:val="0"/>
        </w:rPr>
      </w:r>
    </w:p>
    <w:p w:rsidR="00000000" w:rsidDel="00000000" w:rsidP="00000000" w:rsidRDefault="00000000" w:rsidRPr="00000000" w14:paraId="000004C5">
      <w:pPr>
        <w:rPr>
          <w:color w:val="222222"/>
          <w:sz w:val="24"/>
          <w:szCs w:val="24"/>
        </w:rPr>
      </w:pPr>
      <w:r w:rsidDel="00000000" w:rsidR="00000000" w:rsidRPr="00000000">
        <w:rPr>
          <w:color w:val="222222"/>
          <w:sz w:val="24"/>
          <w:szCs w:val="24"/>
          <w:rtl w:val="0"/>
        </w:rPr>
        <w:t xml:space="preserve">2.1 -  O usuário cancelar o cadastro da pessoa.</w:t>
      </w:r>
    </w:p>
    <w:p w:rsidR="00000000" w:rsidDel="00000000" w:rsidP="00000000" w:rsidRDefault="00000000" w:rsidRPr="00000000" w14:paraId="000004C6">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4C7">
      <w:pPr>
        <w:spacing w:line="240" w:lineRule="auto"/>
        <w:rPr>
          <w:color w:val="222222"/>
          <w:sz w:val="24"/>
          <w:szCs w:val="24"/>
        </w:rPr>
      </w:pPr>
      <w:r w:rsidDel="00000000" w:rsidR="00000000" w:rsidRPr="00000000">
        <w:rPr>
          <w:rtl w:val="0"/>
        </w:rPr>
      </w:r>
    </w:p>
    <w:p w:rsidR="00000000" w:rsidDel="00000000" w:rsidP="00000000" w:rsidRDefault="00000000" w:rsidRPr="00000000" w14:paraId="000004C8">
      <w:pPr>
        <w:spacing w:line="240" w:lineRule="auto"/>
        <w:rPr>
          <w:color w:val="222222"/>
          <w:sz w:val="24"/>
          <w:szCs w:val="24"/>
        </w:rPr>
      </w:pPr>
      <w:r w:rsidDel="00000000" w:rsidR="00000000" w:rsidRPr="00000000">
        <w:rPr>
          <w:b w:val="1"/>
          <w:color w:val="222222"/>
          <w:sz w:val="24"/>
          <w:szCs w:val="24"/>
          <w:rtl w:val="0"/>
        </w:rPr>
        <w:t xml:space="preserve">3 – Cenários Alternativo – Buscar.</w:t>
        <w:br w:type="textWrapping"/>
      </w:r>
      <w:r w:rsidDel="00000000" w:rsidR="00000000" w:rsidRPr="00000000">
        <w:rPr>
          <w:rtl w:val="0"/>
        </w:rPr>
      </w:r>
    </w:p>
    <w:p w:rsidR="00000000" w:rsidDel="00000000" w:rsidP="00000000" w:rsidRDefault="00000000" w:rsidRPr="00000000" w14:paraId="000004C9">
      <w:pPr>
        <w:spacing w:line="240" w:lineRule="auto"/>
        <w:rPr>
          <w:color w:val="222222"/>
          <w:sz w:val="24"/>
          <w:szCs w:val="24"/>
        </w:rPr>
      </w:pPr>
      <w:r w:rsidDel="00000000" w:rsidR="00000000" w:rsidRPr="00000000">
        <w:rPr>
          <w:color w:val="222222"/>
          <w:sz w:val="24"/>
          <w:szCs w:val="24"/>
          <w:rtl w:val="0"/>
        </w:rPr>
        <w:t xml:space="preserve">3.1 O usuário seleciona uma pessoa na lista.</w:t>
      </w:r>
    </w:p>
    <w:p w:rsidR="00000000" w:rsidDel="00000000" w:rsidP="00000000" w:rsidRDefault="00000000" w:rsidRPr="00000000" w14:paraId="000004CA">
      <w:pPr>
        <w:spacing w:line="240" w:lineRule="auto"/>
        <w:rPr>
          <w:color w:val="222222"/>
          <w:sz w:val="24"/>
          <w:szCs w:val="24"/>
        </w:rPr>
      </w:pPr>
      <w:r w:rsidDel="00000000" w:rsidR="00000000" w:rsidRPr="00000000">
        <w:rPr>
          <w:color w:val="222222"/>
          <w:sz w:val="24"/>
          <w:szCs w:val="24"/>
          <w:rtl w:val="0"/>
        </w:rPr>
        <w:t xml:space="preserve">3.2 O usuário clica no botão “Buscar”.</w:t>
      </w:r>
    </w:p>
    <w:p w:rsidR="00000000" w:rsidDel="00000000" w:rsidP="00000000" w:rsidRDefault="00000000" w:rsidRPr="00000000" w14:paraId="000004CB">
      <w:pPr>
        <w:spacing w:line="240" w:lineRule="auto"/>
        <w:rPr>
          <w:color w:val="222222"/>
          <w:sz w:val="24"/>
          <w:szCs w:val="24"/>
        </w:rPr>
      </w:pPr>
      <w:r w:rsidDel="00000000" w:rsidR="00000000" w:rsidRPr="00000000">
        <w:rPr>
          <w:color w:val="222222"/>
          <w:sz w:val="24"/>
          <w:szCs w:val="24"/>
          <w:rtl w:val="0"/>
        </w:rPr>
        <w:t xml:space="preserve">3.3 O sistema mostra as informações da pessoa.</w:t>
      </w:r>
    </w:p>
    <w:p w:rsidR="00000000" w:rsidDel="00000000" w:rsidP="00000000" w:rsidRDefault="00000000" w:rsidRPr="00000000" w14:paraId="000004CC">
      <w:pPr>
        <w:spacing w:line="240" w:lineRule="auto"/>
        <w:rPr>
          <w:color w:val="222222"/>
          <w:sz w:val="24"/>
          <w:szCs w:val="24"/>
        </w:rPr>
      </w:pPr>
      <w:r w:rsidDel="00000000" w:rsidR="00000000" w:rsidRPr="00000000">
        <w:rPr>
          <w:color w:val="222222"/>
          <w:sz w:val="24"/>
          <w:szCs w:val="24"/>
          <w:rtl w:val="0"/>
        </w:rPr>
        <w:t xml:space="preserve">3.4 O sistema libera a opção (funcionalidade) [Alterar].</w:t>
        <w:br w:type="textWrapping"/>
      </w:r>
    </w:p>
    <w:p w:rsidR="00000000" w:rsidDel="00000000" w:rsidP="00000000" w:rsidRDefault="00000000" w:rsidRPr="00000000" w14:paraId="000004CD">
      <w:pPr>
        <w:spacing w:line="240" w:lineRule="auto"/>
        <w:rPr>
          <w:color w:val="222222"/>
          <w:sz w:val="24"/>
          <w:szCs w:val="24"/>
        </w:rPr>
      </w:pPr>
      <w:r w:rsidDel="00000000" w:rsidR="00000000" w:rsidRPr="00000000">
        <w:rPr>
          <w:b w:val="1"/>
          <w:color w:val="222222"/>
          <w:sz w:val="24"/>
          <w:szCs w:val="24"/>
          <w:rtl w:val="0"/>
        </w:rPr>
        <w:t xml:space="preserve">4 – Cenários Alternativo - Alterar </w:t>
        <w:br w:type="textWrapping"/>
      </w:r>
      <w:r w:rsidDel="00000000" w:rsidR="00000000" w:rsidRPr="00000000">
        <w:rPr>
          <w:rtl w:val="0"/>
        </w:rPr>
      </w:r>
    </w:p>
    <w:p w:rsidR="00000000" w:rsidDel="00000000" w:rsidP="00000000" w:rsidRDefault="00000000" w:rsidRPr="00000000" w14:paraId="000004CE">
      <w:pPr>
        <w:spacing w:line="240" w:lineRule="auto"/>
        <w:rPr>
          <w:color w:val="222222"/>
          <w:sz w:val="24"/>
          <w:szCs w:val="24"/>
        </w:rPr>
      </w:pPr>
      <w:r w:rsidDel="00000000" w:rsidR="00000000" w:rsidRPr="00000000">
        <w:rPr>
          <w:color w:val="222222"/>
          <w:sz w:val="24"/>
          <w:szCs w:val="24"/>
          <w:rtl w:val="0"/>
        </w:rPr>
        <w:t xml:space="preserve">4.1 O usuário altera os campos desejados</w:t>
      </w:r>
    </w:p>
    <w:p w:rsidR="00000000" w:rsidDel="00000000" w:rsidP="00000000" w:rsidRDefault="00000000" w:rsidRPr="00000000" w14:paraId="000004CF">
      <w:pPr>
        <w:spacing w:line="240" w:lineRule="auto"/>
        <w:rPr>
          <w:color w:val="222222"/>
          <w:sz w:val="24"/>
          <w:szCs w:val="24"/>
        </w:rPr>
      </w:pPr>
      <w:r w:rsidDel="00000000" w:rsidR="00000000" w:rsidRPr="00000000">
        <w:rPr>
          <w:color w:val="222222"/>
          <w:sz w:val="24"/>
          <w:szCs w:val="24"/>
          <w:rtl w:val="0"/>
        </w:rPr>
        <w:t xml:space="preserve">4.2 O usuário clica no botão [Alterar].</w:t>
      </w:r>
    </w:p>
    <w:p w:rsidR="00000000" w:rsidDel="00000000" w:rsidP="00000000" w:rsidRDefault="00000000" w:rsidRPr="00000000" w14:paraId="000004D0">
      <w:pPr>
        <w:spacing w:line="240" w:lineRule="auto"/>
        <w:rPr>
          <w:color w:val="222222"/>
          <w:sz w:val="24"/>
          <w:szCs w:val="24"/>
        </w:rPr>
      </w:pPr>
      <w:r w:rsidDel="00000000" w:rsidR="00000000" w:rsidRPr="00000000">
        <w:rPr>
          <w:color w:val="222222"/>
          <w:sz w:val="24"/>
          <w:szCs w:val="24"/>
          <w:rtl w:val="0"/>
        </w:rPr>
        <w:t xml:space="preserve">4.3 O sistema armazena as novas informações da pessoa.</w:t>
      </w:r>
    </w:p>
    <w:p w:rsidR="00000000" w:rsidDel="00000000" w:rsidP="00000000" w:rsidRDefault="00000000" w:rsidRPr="00000000" w14:paraId="000004D1">
      <w:pPr>
        <w:spacing w:line="240" w:lineRule="auto"/>
        <w:rPr>
          <w:color w:val="222222"/>
          <w:sz w:val="24"/>
          <w:szCs w:val="24"/>
        </w:rPr>
      </w:pPr>
      <w:r w:rsidDel="00000000" w:rsidR="00000000" w:rsidRPr="00000000">
        <w:rPr>
          <w:rtl w:val="0"/>
        </w:rPr>
      </w:r>
    </w:p>
    <w:p w:rsidR="00000000" w:rsidDel="00000000" w:rsidP="00000000" w:rsidRDefault="00000000" w:rsidRPr="00000000" w14:paraId="000004D2">
      <w:pPr>
        <w:rPr>
          <w:b w:val="1"/>
          <w:color w:val="222222"/>
          <w:sz w:val="24"/>
          <w:szCs w:val="24"/>
        </w:rPr>
      </w:pPr>
      <w:r w:rsidDel="00000000" w:rsidR="00000000" w:rsidRPr="00000000">
        <w:rPr>
          <w:b w:val="1"/>
          <w:color w:val="222222"/>
          <w:sz w:val="24"/>
          <w:szCs w:val="24"/>
          <w:rtl w:val="0"/>
        </w:rPr>
        <w:t xml:space="preserve">Cenários de Exceção - </w:t>
      </w:r>
    </w:p>
    <w:p w:rsidR="00000000" w:rsidDel="00000000" w:rsidP="00000000" w:rsidRDefault="00000000" w:rsidRPr="00000000" w14:paraId="000004D3">
      <w:pPr>
        <w:rPr>
          <w:color w:val="222222"/>
          <w:sz w:val="24"/>
          <w:szCs w:val="24"/>
        </w:rPr>
      </w:pPr>
      <w:r w:rsidDel="00000000" w:rsidR="00000000" w:rsidRPr="00000000">
        <w:rPr>
          <w:color w:val="222222"/>
          <w:sz w:val="24"/>
          <w:szCs w:val="24"/>
          <w:rtl w:val="0"/>
        </w:rPr>
        <w:t xml:space="preserve">1.0</w:t>
      </w:r>
      <w:r w:rsidDel="00000000" w:rsidR="00000000" w:rsidRPr="00000000">
        <w:rPr>
          <w:b w:val="1"/>
          <w:color w:val="222222"/>
          <w:sz w:val="24"/>
          <w:szCs w:val="24"/>
          <w:rtl w:val="0"/>
        </w:rPr>
        <w:t xml:space="preserve"> </w:t>
      </w:r>
      <w:r w:rsidDel="00000000" w:rsidR="00000000" w:rsidRPr="00000000">
        <w:rPr>
          <w:color w:val="222222"/>
          <w:sz w:val="24"/>
          <w:szCs w:val="24"/>
          <w:rtl w:val="0"/>
        </w:rPr>
        <w:t xml:space="preserve">O sistema verifica se a pessoa já está cadastrada.</w:t>
      </w:r>
    </w:p>
    <w:p w:rsidR="00000000" w:rsidDel="00000000" w:rsidP="00000000" w:rsidRDefault="00000000" w:rsidRPr="00000000" w14:paraId="000004D4">
      <w:pPr>
        <w:rPr>
          <w:color w:val="222222"/>
          <w:sz w:val="24"/>
          <w:szCs w:val="24"/>
        </w:rPr>
      </w:pPr>
      <w:r w:rsidDel="00000000" w:rsidR="00000000" w:rsidRPr="00000000">
        <w:rPr>
          <w:color w:val="222222"/>
          <w:sz w:val="24"/>
          <w:szCs w:val="24"/>
          <w:rtl w:val="0"/>
        </w:rPr>
        <w:t xml:space="preserve">1.1 O sistema exibe a mensagem “Pessoa já cadastrada... deseja atualizar o cadastro?”. </w:t>
      </w:r>
    </w:p>
    <w:p w:rsidR="00000000" w:rsidDel="00000000" w:rsidP="00000000" w:rsidRDefault="00000000" w:rsidRPr="00000000" w14:paraId="000004D5">
      <w:pPr>
        <w:rPr>
          <w:color w:val="222222"/>
          <w:sz w:val="24"/>
          <w:szCs w:val="24"/>
        </w:rPr>
      </w:pPr>
      <w:r w:rsidDel="00000000" w:rsidR="00000000" w:rsidRPr="00000000">
        <w:rPr>
          <w:b w:val="1"/>
          <w:color w:val="222222"/>
          <w:sz w:val="24"/>
          <w:szCs w:val="24"/>
          <w:rtl w:val="0"/>
        </w:rPr>
        <w:t xml:space="preserve">Requisitos Relacionados:</w:t>
      </w:r>
      <w:r w:rsidDel="00000000" w:rsidR="00000000" w:rsidRPr="00000000">
        <w:rPr>
          <w:color w:val="222222"/>
          <w:sz w:val="24"/>
          <w:szCs w:val="24"/>
          <w:rtl w:val="0"/>
        </w:rPr>
        <w:t xml:space="preserve">RF 002 e RU 002.</w:t>
      </w:r>
    </w:p>
    <w:p w:rsidR="00000000" w:rsidDel="00000000" w:rsidP="00000000" w:rsidRDefault="00000000" w:rsidRPr="00000000" w14:paraId="000004D6">
      <w:pPr>
        <w:spacing w:line="240" w:lineRule="auto"/>
        <w:rPr>
          <w:color w:val="222222"/>
          <w:sz w:val="24"/>
          <w:szCs w:val="24"/>
        </w:rPr>
      </w:pPr>
      <w:r w:rsidDel="00000000" w:rsidR="00000000" w:rsidRPr="00000000">
        <w:rPr>
          <w:rtl w:val="0"/>
        </w:rPr>
      </w:r>
    </w:p>
    <w:p w:rsidR="00000000" w:rsidDel="00000000" w:rsidP="00000000" w:rsidRDefault="00000000" w:rsidRPr="00000000" w14:paraId="000004D7">
      <w:pPr>
        <w:pStyle w:val="Heading1"/>
        <w:ind w:firstLine="720"/>
        <w:rPr>
          <w:color w:val="222222"/>
          <w:sz w:val="24"/>
          <w:szCs w:val="24"/>
        </w:rPr>
      </w:pPr>
      <w:bookmarkStart w:colFirst="0" w:colLast="0" w:name="_heading=h.csfei3b6sz5o" w:id="39"/>
      <w:bookmarkEnd w:id="39"/>
      <w:r w:rsidDel="00000000" w:rsidR="00000000" w:rsidRPr="00000000">
        <w:rPr>
          <w:rtl w:val="0"/>
        </w:rPr>
      </w:r>
    </w:p>
    <w:p w:rsidR="00000000" w:rsidDel="00000000" w:rsidP="00000000" w:rsidRDefault="00000000" w:rsidRPr="00000000" w14:paraId="000004D8">
      <w:pPr>
        <w:spacing w:line="240" w:lineRule="auto"/>
        <w:rPr>
          <w:color w:val="222222"/>
          <w:sz w:val="24"/>
          <w:szCs w:val="24"/>
        </w:rPr>
      </w:pPr>
      <w:r w:rsidDel="00000000" w:rsidR="00000000" w:rsidRPr="00000000">
        <w:rPr>
          <w:rtl w:val="0"/>
        </w:rPr>
      </w:r>
    </w:p>
    <w:p w:rsidR="00000000" w:rsidDel="00000000" w:rsidP="00000000" w:rsidRDefault="00000000" w:rsidRPr="00000000" w14:paraId="000004D9">
      <w:pPr>
        <w:pStyle w:val="Heading1"/>
        <w:ind w:firstLine="720"/>
        <w:rPr>
          <w:color w:val="222222"/>
          <w:sz w:val="24"/>
          <w:szCs w:val="24"/>
        </w:rPr>
      </w:pPr>
      <w:bookmarkStart w:colFirst="0" w:colLast="0" w:name="_heading=h.2z4zabmulz81" w:id="40"/>
      <w:bookmarkEnd w:id="40"/>
      <w:r w:rsidDel="00000000" w:rsidR="00000000" w:rsidRPr="00000000">
        <w:rPr>
          <w:rtl w:val="0"/>
        </w:rPr>
      </w:r>
    </w:p>
    <w:tbl>
      <w:tblPr>
        <w:tblStyle w:val="Table17"/>
        <w:tblW w:w="9772.0" w:type="dxa"/>
        <w:jc w:val="left"/>
        <w:tblInd w:w="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2"/>
        <w:gridCol w:w="7170"/>
        <w:tblGridChange w:id="0">
          <w:tblGrid>
            <w:gridCol w:w="2602"/>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A">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B">
            <w:pPr>
              <w:spacing w:line="240" w:lineRule="auto"/>
              <w:jc w:val="both"/>
              <w:rPr>
                <w:color w:val="222222"/>
                <w:sz w:val="24"/>
                <w:szCs w:val="24"/>
              </w:rPr>
            </w:pPr>
            <w:r w:rsidDel="00000000" w:rsidR="00000000" w:rsidRPr="00000000">
              <w:rPr>
                <w:b w:val="1"/>
                <w:color w:val="222222"/>
                <w:sz w:val="24"/>
                <w:szCs w:val="24"/>
                <w:rtl w:val="0"/>
              </w:rPr>
              <w:t xml:space="preserve">CSU 002</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C">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D">
            <w:pPr>
              <w:spacing w:line="240" w:lineRule="auto"/>
              <w:rPr>
                <w:color w:val="222222"/>
                <w:sz w:val="24"/>
                <w:szCs w:val="24"/>
              </w:rPr>
            </w:pPr>
            <w:r w:rsidDel="00000000" w:rsidR="00000000" w:rsidRPr="00000000">
              <w:rPr>
                <w:color w:val="222222"/>
                <w:sz w:val="24"/>
                <w:szCs w:val="24"/>
                <w:rtl w:val="0"/>
              </w:rPr>
              <w:t xml:space="preserve">Cadastrar Pessoas </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E">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DF">
            <w:pPr>
              <w:spacing w:line="240" w:lineRule="auto"/>
              <w:rPr>
                <w:color w:val="222222"/>
                <w:sz w:val="24"/>
                <w:szCs w:val="24"/>
              </w:rPr>
            </w:pPr>
            <w:r w:rsidDel="00000000" w:rsidR="00000000" w:rsidRPr="00000000">
              <w:rPr>
                <w:color w:val="222222"/>
                <w:sz w:val="24"/>
                <w:szCs w:val="24"/>
                <w:rtl w:val="0"/>
              </w:rPr>
              <w:t xml:space="preserve">Usuário.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0">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1">
            <w:pPr>
              <w:spacing w:line="240" w:lineRule="auto"/>
              <w:rPr>
                <w:color w:val="222222"/>
                <w:sz w:val="24"/>
                <w:szCs w:val="24"/>
              </w:rPr>
            </w:pPr>
            <w:r w:rsidDel="00000000" w:rsidR="00000000" w:rsidRPr="00000000">
              <w:rPr>
                <w:color w:val="222222"/>
                <w:sz w:val="24"/>
                <w:szCs w:val="24"/>
                <w:rtl w:val="0"/>
              </w:rPr>
              <w:t xml:space="preserve">RF 002</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2">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3">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4">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5">
            <w:pPr>
              <w:rPr>
                <w:color w:val="222222"/>
                <w:sz w:val="24"/>
                <w:szCs w:val="24"/>
              </w:rPr>
            </w:pPr>
            <w:r w:rsidDel="00000000" w:rsidR="00000000" w:rsidRPr="00000000">
              <w:rPr>
                <w:color w:val="222222"/>
                <w:sz w:val="24"/>
                <w:szCs w:val="24"/>
                <w:rtl w:val="0"/>
              </w:rPr>
              <w:t xml:space="preserve">Caso de uso responsável pelo cadastro de pessoas.</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6">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7">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8">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9">
            <w:pPr>
              <w:spacing w:line="240" w:lineRule="auto"/>
              <w:rPr>
                <w:color w:val="222222"/>
                <w:sz w:val="24"/>
                <w:szCs w:val="24"/>
              </w:rPr>
            </w:pPr>
            <w:r w:rsidDel="00000000" w:rsidR="00000000" w:rsidRPr="00000000">
              <w:rPr>
                <w:color w:val="222222"/>
                <w:sz w:val="24"/>
                <w:szCs w:val="24"/>
                <w:rtl w:val="0"/>
              </w:rPr>
              <w:t xml:space="preserve">Usuário cadastrado na base de dados do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A">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B">
            <w:pPr>
              <w:spacing w:line="240" w:lineRule="auto"/>
              <w:rPr>
                <w:color w:val="222222"/>
                <w:sz w:val="24"/>
                <w:szCs w:val="24"/>
              </w:rPr>
            </w:pPr>
            <w:r w:rsidDel="00000000" w:rsidR="00000000" w:rsidRPr="00000000">
              <w:rPr>
                <w:color w:val="222222"/>
                <w:sz w:val="24"/>
                <w:szCs w:val="24"/>
                <w:rtl w:val="0"/>
              </w:rPr>
              <w:t xml:space="preserve">1 - Logar no sistema.</w:t>
            </w:r>
          </w:p>
          <w:p w:rsidR="00000000" w:rsidDel="00000000" w:rsidP="00000000" w:rsidRDefault="00000000" w:rsidRPr="00000000" w14:paraId="000004EC">
            <w:pPr>
              <w:spacing w:line="240" w:lineRule="auto"/>
              <w:rPr>
                <w:color w:val="222222"/>
                <w:sz w:val="24"/>
                <w:szCs w:val="24"/>
              </w:rPr>
            </w:pPr>
            <w:r w:rsidDel="00000000" w:rsidR="00000000" w:rsidRPr="00000000">
              <w:rPr>
                <w:color w:val="222222"/>
                <w:sz w:val="24"/>
                <w:szCs w:val="24"/>
                <w:rtl w:val="0"/>
              </w:rPr>
              <w:t xml:space="preserve">2 - O usuário clica em cadastro de pessoas.</w:t>
            </w:r>
          </w:p>
          <w:p w:rsidR="00000000" w:rsidDel="00000000" w:rsidP="00000000" w:rsidRDefault="00000000" w:rsidRPr="00000000" w14:paraId="000004ED">
            <w:pPr>
              <w:spacing w:line="240" w:lineRule="auto"/>
              <w:rPr>
                <w:color w:val="222222"/>
                <w:sz w:val="24"/>
                <w:szCs w:val="24"/>
              </w:rPr>
            </w:pPr>
            <w:r w:rsidDel="00000000" w:rsidR="00000000" w:rsidRPr="00000000">
              <w:rPr>
                <w:color w:val="222222"/>
                <w:sz w:val="24"/>
                <w:szCs w:val="24"/>
                <w:rtl w:val="0"/>
              </w:rPr>
              <w:t xml:space="preserve">3 - A tela de cadastro é aberta para usuário.</w:t>
            </w:r>
          </w:p>
          <w:p w:rsidR="00000000" w:rsidDel="00000000" w:rsidP="00000000" w:rsidRDefault="00000000" w:rsidRPr="00000000" w14:paraId="000004EE">
            <w:pPr>
              <w:spacing w:line="240" w:lineRule="auto"/>
              <w:rPr>
                <w:color w:val="222222"/>
                <w:sz w:val="24"/>
                <w:szCs w:val="24"/>
              </w:rPr>
            </w:pPr>
            <w:r w:rsidDel="00000000" w:rsidR="00000000" w:rsidRPr="00000000">
              <w:rPr>
                <w:color w:val="222222"/>
                <w:sz w:val="24"/>
                <w:szCs w:val="24"/>
                <w:rtl w:val="0"/>
              </w:rPr>
              <w:t xml:space="preserve">4 - Os botões de incluir, excluir, alterar, e buscar fica disponível para cliente.</w:t>
              <w:br w:type="textWrapping"/>
              <w:br w:type="textWrapping"/>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EF">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F0">
            <w:pPr>
              <w:spacing w:line="240" w:lineRule="auto"/>
              <w:rPr>
                <w:color w:val="222222"/>
                <w:sz w:val="24"/>
                <w:szCs w:val="24"/>
              </w:rPr>
            </w:pPr>
            <w:r w:rsidDel="00000000" w:rsidR="00000000" w:rsidRPr="00000000">
              <w:rPr>
                <w:b w:val="1"/>
                <w:color w:val="222222"/>
                <w:sz w:val="24"/>
                <w:szCs w:val="24"/>
                <w:rtl w:val="0"/>
              </w:rPr>
              <w:t xml:space="preserve">1 - Fluxo Alternativo – Incluir</w:t>
            </w:r>
            <w:r w:rsidDel="00000000" w:rsidR="00000000" w:rsidRPr="00000000">
              <w:rPr>
                <w:color w:val="222222"/>
                <w:sz w:val="24"/>
                <w:szCs w:val="24"/>
                <w:rtl w:val="0"/>
              </w:rPr>
              <w:t xml:space="preserve">.</w:t>
              <w:br w:type="textWrapping"/>
            </w:r>
          </w:p>
          <w:p w:rsidR="00000000" w:rsidDel="00000000" w:rsidP="00000000" w:rsidRDefault="00000000" w:rsidRPr="00000000" w14:paraId="000004F1">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da pessoa.</w:t>
            </w:r>
          </w:p>
          <w:p w:rsidR="00000000" w:rsidDel="00000000" w:rsidP="00000000" w:rsidRDefault="00000000" w:rsidRPr="00000000" w14:paraId="000004F2">
            <w:pPr>
              <w:spacing w:line="240" w:lineRule="auto"/>
              <w:rPr>
                <w:color w:val="222222"/>
                <w:sz w:val="24"/>
                <w:szCs w:val="24"/>
              </w:rPr>
            </w:pPr>
            <w:r w:rsidDel="00000000" w:rsidR="00000000" w:rsidRPr="00000000">
              <w:rPr>
                <w:color w:val="222222"/>
                <w:sz w:val="24"/>
                <w:szCs w:val="24"/>
                <w:rtl w:val="0"/>
              </w:rPr>
              <w:t xml:space="preserve">1.2 O usuário clica no botão ”Incluir” ou desiste do cadastro. </w:t>
            </w:r>
          </w:p>
          <w:p w:rsidR="00000000" w:rsidDel="00000000" w:rsidP="00000000" w:rsidRDefault="00000000" w:rsidRPr="00000000" w14:paraId="000004F3">
            <w:pPr>
              <w:spacing w:line="240" w:lineRule="auto"/>
              <w:rPr>
                <w:color w:val="222222"/>
                <w:sz w:val="24"/>
                <w:szCs w:val="24"/>
              </w:rPr>
            </w:pPr>
            <w:r w:rsidDel="00000000" w:rsidR="00000000" w:rsidRPr="00000000">
              <w:rPr>
                <w:color w:val="222222"/>
                <w:sz w:val="24"/>
                <w:szCs w:val="24"/>
                <w:rtl w:val="0"/>
              </w:rPr>
              <w:t xml:space="preserve">1.3 O sistema efetua o cadastro da pessoa.</w:t>
            </w:r>
          </w:p>
          <w:p w:rsidR="00000000" w:rsidDel="00000000" w:rsidP="00000000" w:rsidRDefault="00000000" w:rsidRPr="00000000" w14:paraId="000004F4">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4F5">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4F6">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4F7">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4F8">
            <w:pPr>
              <w:spacing w:line="240" w:lineRule="auto"/>
              <w:rPr>
                <w:color w:val="222222"/>
                <w:sz w:val="24"/>
                <w:szCs w:val="24"/>
              </w:rPr>
            </w:pPr>
            <w:r w:rsidDel="00000000" w:rsidR="00000000" w:rsidRPr="00000000">
              <w:rPr>
                <w:color w:val="222222"/>
                <w:sz w:val="24"/>
                <w:szCs w:val="24"/>
                <w:rtl w:val="0"/>
              </w:rPr>
              <w:t xml:space="preserve">2.1 - O usuário cancelar o cadastro de pessoa.</w:t>
            </w:r>
          </w:p>
          <w:p w:rsidR="00000000" w:rsidDel="00000000" w:rsidP="00000000" w:rsidRDefault="00000000" w:rsidRPr="00000000" w14:paraId="000004F9">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4FA">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FB">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FC">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4FD">
            <w:pPr>
              <w:spacing w:after="240" w:before="240" w:line="240" w:lineRule="auto"/>
              <w:rPr>
                <w:color w:val="222222"/>
                <w:sz w:val="24"/>
                <w:szCs w:val="24"/>
              </w:rPr>
            </w:pPr>
            <w:r w:rsidDel="00000000" w:rsidR="00000000" w:rsidRPr="00000000">
              <w:rPr>
                <w:color w:val="222222"/>
                <w:sz w:val="24"/>
                <w:szCs w:val="24"/>
                <w:rtl w:val="0"/>
              </w:rPr>
              <w:t xml:space="preserve">1.1 O sistema verifica se a pessoa já está cadastrado.</w:t>
            </w:r>
          </w:p>
          <w:p w:rsidR="00000000" w:rsidDel="00000000" w:rsidP="00000000" w:rsidRDefault="00000000" w:rsidRPr="00000000" w14:paraId="000004FE">
            <w:pPr>
              <w:spacing w:after="240" w:before="240" w:line="240" w:lineRule="auto"/>
              <w:rPr>
                <w:color w:val="222222"/>
                <w:sz w:val="24"/>
                <w:szCs w:val="24"/>
              </w:rPr>
            </w:pPr>
            <w:r w:rsidDel="00000000" w:rsidR="00000000" w:rsidRPr="00000000">
              <w:rPr>
                <w:color w:val="222222"/>
                <w:sz w:val="24"/>
                <w:szCs w:val="24"/>
                <w:rtl w:val="0"/>
              </w:rPr>
              <w:t xml:space="preserve">1.2 O sistema exibe a mensagem “Pessoa já cadastrada”.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4FF">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0">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01">
      <w:pPr>
        <w:pStyle w:val="Heading1"/>
        <w:ind w:firstLine="720"/>
        <w:rPr>
          <w:color w:val="222222"/>
          <w:sz w:val="24"/>
          <w:szCs w:val="24"/>
        </w:rPr>
      </w:pPr>
      <w:bookmarkStart w:colFirst="0" w:colLast="0" w:name="_heading=h.krvzmce3fu2i" w:id="41"/>
      <w:bookmarkEnd w:id="41"/>
      <w:r w:rsidDel="00000000" w:rsidR="00000000" w:rsidRPr="00000000">
        <w:rPr>
          <w:rtl w:val="0"/>
        </w:rPr>
      </w:r>
    </w:p>
    <w:tbl>
      <w:tblPr>
        <w:tblStyle w:val="Table18"/>
        <w:tblW w:w="9772.0" w:type="dxa"/>
        <w:jc w:val="left"/>
        <w:tblInd w:w="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2"/>
        <w:gridCol w:w="7170"/>
        <w:tblGridChange w:id="0">
          <w:tblGrid>
            <w:gridCol w:w="2602"/>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2">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3">
            <w:pPr>
              <w:spacing w:line="240" w:lineRule="auto"/>
              <w:jc w:val="both"/>
              <w:rPr>
                <w:color w:val="222222"/>
                <w:sz w:val="24"/>
                <w:szCs w:val="24"/>
              </w:rPr>
            </w:pPr>
            <w:r w:rsidDel="00000000" w:rsidR="00000000" w:rsidRPr="00000000">
              <w:rPr>
                <w:b w:val="1"/>
                <w:color w:val="222222"/>
                <w:sz w:val="24"/>
                <w:szCs w:val="24"/>
                <w:rtl w:val="0"/>
              </w:rPr>
              <w:t xml:space="preserve">CSU 003</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4">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5">
            <w:pPr>
              <w:spacing w:line="240" w:lineRule="auto"/>
              <w:rPr>
                <w:color w:val="222222"/>
                <w:sz w:val="24"/>
                <w:szCs w:val="24"/>
              </w:rPr>
            </w:pPr>
            <w:r w:rsidDel="00000000" w:rsidR="00000000" w:rsidRPr="00000000">
              <w:rPr>
                <w:color w:val="222222"/>
                <w:sz w:val="24"/>
                <w:szCs w:val="24"/>
                <w:rtl w:val="0"/>
              </w:rPr>
              <w:t xml:space="preserve">Alteração de Pessoas.</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6">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7">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8">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9">
            <w:pPr>
              <w:spacing w:line="240" w:lineRule="auto"/>
              <w:rPr>
                <w:color w:val="222222"/>
                <w:sz w:val="24"/>
                <w:szCs w:val="24"/>
              </w:rPr>
            </w:pPr>
            <w:r w:rsidDel="00000000" w:rsidR="00000000" w:rsidRPr="00000000">
              <w:rPr>
                <w:color w:val="222222"/>
                <w:sz w:val="24"/>
                <w:szCs w:val="24"/>
                <w:rtl w:val="0"/>
              </w:rPr>
              <w:t xml:space="preserve">RF 003</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A">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B">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C">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D">
            <w:pPr>
              <w:jc w:val="both"/>
              <w:rPr>
                <w:color w:val="222222"/>
                <w:sz w:val="24"/>
                <w:szCs w:val="24"/>
              </w:rPr>
            </w:pPr>
            <w:r w:rsidDel="00000000" w:rsidR="00000000" w:rsidRPr="00000000">
              <w:rPr>
                <w:color w:val="222222"/>
                <w:sz w:val="24"/>
                <w:szCs w:val="24"/>
                <w:rtl w:val="0"/>
              </w:rPr>
              <w:t xml:space="preserve">Realizar a alteração do cadastro de pessoas.</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E">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0F">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0">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1">
            <w:pPr>
              <w:spacing w:line="240" w:lineRule="auto"/>
              <w:rPr>
                <w:color w:val="222222"/>
                <w:sz w:val="24"/>
                <w:szCs w:val="24"/>
              </w:rPr>
            </w:pPr>
            <w:r w:rsidDel="00000000" w:rsidR="00000000" w:rsidRPr="00000000">
              <w:rPr>
                <w:color w:val="222222"/>
                <w:sz w:val="24"/>
                <w:szCs w:val="24"/>
                <w:rtl w:val="0"/>
              </w:rPr>
              <w:t xml:space="preserve">Pessoa cadastrada no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2">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3">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514">
            <w:pPr>
              <w:spacing w:line="240" w:lineRule="auto"/>
              <w:rPr>
                <w:color w:val="222222"/>
                <w:sz w:val="24"/>
                <w:szCs w:val="24"/>
              </w:rPr>
            </w:pPr>
            <w:r w:rsidDel="00000000" w:rsidR="00000000" w:rsidRPr="00000000">
              <w:rPr>
                <w:color w:val="222222"/>
                <w:sz w:val="24"/>
                <w:szCs w:val="24"/>
                <w:rtl w:val="0"/>
              </w:rPr>
              <w:t xml:space="preserve">2 - O usuário clica em cadastros.</w:t>
            </w:r>
          </w:p>
          <w:p w:rsidR="00000000" w:rsidDel="00000000" w:rsidP="00000000" w:rsidRDefault="00000000" w:rsidRPr="00000000" w14:paraId="00000515">
            <w:pPr>
              <w:spacing w:line="240" w:lineRule="auto"/>
              <w:rPr>
                <w:color w:val="222222"/>
                <w:sz w:val="24"/>
                <w:szCs w:val="24"/>
              </w:rPr>
            </w:pPr>
            <w:r w:rsidDel="00000000" w:rsidR="00000000" w:rsidRPr="00000000">
              <w:rPr>
                <w:color w:val="222222"/>
                <w:sz w:val="24"/>
                <w:szCs w:val="24"/>
                <w:rtl w:val="0"/>
              </w:rPr>
              <w:t xml:space="preserve">3 - Clicar em cadastros de pessoas.</w:t>
            </w:r>
          </w:p>
          <w:p w:rsidR="00000000" w:rsidDel="00000000" w:rsidP="00000000" w:rsidRDefault="00000000" w:rsidRPr="00000000" w14:paraId="00000516">
            <w:pPr>
              <w:spacing w:line="240" w:lineRule="auto"/>
              <w:rPr>
                <w:color w:val="222222"/>
                <w:sz w:val="24"/>
                <w:szCs w:val="24"/>
              </w:rPr>
            </w:pPr>
            <w:r w:rsidDel="00000000" w:rsidR="00000000" w:rsidRPr="00000000">
              <w:rPr>
                <w:color w:val="222222"/>
                <w:sz w:val="24"/>
                <w:szCs w:val="24"/>
                <w:rtl w:val="0"/>
              </w:rPr>
              <w:t xml:space="preserve">4 - Preenche as informações necessárias.</w:t>
            </w:r>
          </w:p>
          <w:p w:rsidR="00000000" w:rsidDel="00000000" w:rsidP="00000000" w:rsidRDefault="00000000" w:rsidRPr="00000000" w14:paraId="00000517">
            <w:pPr>
              <w:spacing w:line="240" w:lineRule="auto"/>
              <w:rPr>
                <w:color w:val="222222"/>
                <w:sz w:val="24"/>
                <w:szCs w:val="24"/>
              </w:rPr>
            </w:pPr>
            <w:r w:rsidDel="00000000" w:rsidR="00000000" w:rsidRPr="00000000">
              <w:rPr>
                <w:color w:val="222222"/>
                <w:sz w:val="24"/>
                <w:szCs w:val="24"/>
                <w:rtl w:val="0"/>
              </w:rPr>
              <w:t xml:space="preserve">5 - Clicar em Alterar.</w:t>
            </w:r>
          </w:p>
          <w:p w:rsidR="00000000" w:rsidDel="00000000" w:rsidP="00000000" w:rsidRDefault="00000000" w:rsidRPr="00000000" w14:paraId="00000518">
            <w:pPr>
              <w:spacing w:line="240" w:lineRule="auto"/>
              <w:rPr>
                <w:color w:val="222222"/>
                <w:sz w:val="24"/>
                <w:szCs w:val="24"/>
              </w:rPr>
            </w:pPr>
            <w:r w:rsidDel="00000000" w:rsidR="00000000" w:rsidRPr="00000000">
              <w:rPr>
                <w:color w:val="222222"/>
                <w:sz w:val="24"/>
                <w:szCs w:val="24"/>
                <w:rtl w:val="0"/>
              </w:rPr>
              <w:t xml:space="preserve">6. Realizar as alterações.</w:t>
            </w:r>
          </w:p>
          <w:p w:rsidR="00000000" w:rsidDel="00000000" w:rsidP="00000000" w:rsidRDefault="00000000" w:rsidRPr="00000000" w14:paraId="00000519">
            <w:pPr>
              <w:spacing w:line="240" w:lineRule="auto"/>
              <w:rPr>
                <w:color w:val="222222"/>
                <w:sz w:val="24"/>
                <w:szCs w:val="24"/>
              </w:rPr>
            </w:pPr>
            <w:r w:rsidDel="00000000" w:rsidR="00000000" w:rsidRPr="00000000">
              <w:rPr>
                <w:color w:val="222222"/>
                <w:sz w:val="24"/>
                <w:szCs w:val="24"/>
                <w:rtl w:val="0"/>
              </w:rPr>
              <w:t xml:space="preserve">7. Clicar em “SALVAR”.</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A">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1B">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51C">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de pessoa.</w:t>
            </w:r>
          </w:p>
          <w:p w:rsidR="00000000" w:rsidDel="00000000" w:rsidP="00000000" w:rsidRDefault="00000000" w:rsidRPr="00000000" w14:paraId="0000051D">
            <w:pPr>
              <w:spacing w:line="240" w:lineRule="auto"/>
              <w:rPr>
                <w:color w:val="222222"/>
                <w:sz w:val="24"/>
                <w:szCs w:val="24"/>
              </w:rPr>
            </w:pPr>
            <w:r w:rsidDel="00000000" w:rsidR="00000000" w:rsidRPr="00000000">
              <w:rPr>
                <w:color w:val="222222"/>
                <w:sz w:val="24"/>
                <w:szCs w:val="24"/>
                <w:rtl w:val="0"/>
              </w:rPr>
              <w:t xml:space="preserve">1.2 O usuário clica no botão ”Alterar”. </w:t>
            </w:r>
          </w:p>
          <w:p w:rsidR="00000000" w:rsidDel="00000000" w:rsidP="00000000" w:rsidRDefault="00000000" w:rsidRPr="00000000" w14:paraId="0000051E">
            <w:pPr>
              <w:spacing w:line="240" w:lineRule="auto"/>
              <w:rPr>
                <w:color w:val="222222"/>
                <w:sz w:val="24"/>
                <w:szCs w:val="24"/>
              </w:rPr>
            </w:pPr>
            <w:r w:rsidDel="00000000" w:rsidR="00000000" w:rsidRPr="00000000">
              <w:rPr>
                <w:color w:val="222222"/>
                <w:sz w:val="24"/>
                <w:szCs w:val="24"/>
                <w:rtl w:val="0"/>
              </w:rPr>
              <w:t xml:space="preserve">1.3 O sistema efetua a alteração no cadastro.</w:t>
            </w:r>
          </w:p>
          <w:p w:rsidR="00000000" w:rsidDel="00000000" w:rsidP="00000000" w:rsidRDefault="00000000" w:rsidRPr="00000000" w14:paraId="0000051F">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520">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21">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22">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23">
            <w:pPr>
              <w:spacing w:line="240" w:lineRule="auto"/>
              <w:rPr>
                <w:color w:val="222222"/>
                <w:sz w:val="24"/>
                <w:szCs w:val="24"/>
              </w:rPr>
            </w:pPr>
            <w:r w:rsidDel="00000000" w:rsidR="00000000" w:rsidRPr="00000000">
              <w:rPr>
                <w:color w:val="222222"/>
                <w:sz w:val="24"/>
                <w:szCs w:val="24"/>
                <w:rtl w:val="0"/>
              </w:rPr>
              <w:t xml:space="preserve">2.1 - O usuário cancelar a alteração dos dados.</w:t>
            </w:r>
          </w:p>
          <w:p w:rsidR="00000000" w:rsidDel="00000000" w:rsidP="00000000" w:rsidRDefault="00000000" w:rsidRPr="00000000" w14:paraId="00000524">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525">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6">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27">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28">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realiza a alteração.</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9">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A">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2B">
      <w:pPr>
        <w:pStyle w:val="Heading1"/>
        <w:ind w:firstLine="720"/>
        <w:rPr>
          <w:color w:val="222222"/>
          <w:sz w:val="24"/>
          <w:szCs w:val="24"/>
        </w:rPr>
      </w:pPr>
      <w:bookmarkStart w:colFirst="0" w:colLast="0" w:name="_heading=h.2po66siucl11" w:id="42"/>
      <w:bookmarkEnd w:id="42"/>
      <w:r w:rsidDel="00000000" w:rsidR="00000000" w:rsidRPr="00000000">
        <w:rPr>
          <w:rtl w:val="0"/>
        </w:rPr>
      </w:r>
    </w:p>
    <w:tbl>
      <w:tblPr>
        <w:tblStyle w:val="Table19"/>
        <w:tblW w:w="9772.0" w:type="dxa"/>
        <w:jc w:val="left"/>
        <w:tblInd w:w="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2"/>
        <w:gridCol w:w="7170"/>
        <w:tblGridChange w:id="0">
          <w:tblGrid>
            <w:gridCol w:w="2602"/>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C">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D">
            <w:pPr>
              <w:spacing w:line="240" w:lineRule="auto"/>
              <w:jc w:val="both"/>
              <w:rPr>
                <w:color w:val="222222"/>
                <w:sz w:val="24"/>
                <w:szCs w:val="24"/>
              </w:rPr>
            </w:pPr>
            <w:r w:rsidDel="00000000" w:rsidR="00000000" w:rsidRPr="00000000">
              <w:rPr>
                <w:b w:val="1"/>
                <w:color w:val="222222"/>
                <w:sz w:val="24"/>
                <w:szCs w:val="24"/>
                <w:rtl w:val="0"/>
              </w:rPr>
              <w:t xml:space="preserve">CSU 004</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E">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2F">
            <w:pPr>
              <w:spacing w:line="240" w:lineRule="auto"/>
              <w:rPr>
                <w:color w:val="222222"/>
                <w:sz w:val="24"/>
                <w:szCs w:val="24"/>
              </w:rPr>
            </w:pPr>
            <w:r w:rsidDel="00000000" w:rsidR="00000000" w:rsidRPr="00000000">
              <w:rPr>
                <w:color w:val="222222"/>
                <w:sz w:val="24"/>
                <w:szCs w:val="24"/>
                <w:rtl w:val="0"/>
              </w:rPr>
              <w:t xml:space="preserve">Cadastrar Animais</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0">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1">
            <w:pPr>
              <w:spacing w:line="240" w:lineRule="auto"/>
              <w:rPr>
                <w:color w:val="222222"/>
                <w:sz w:val="24"/>
                <w:szCs w:val="24"/>
              </w:rPr>
            </w:pPr>
            <w:r w:rsidDel="00000000" w:rsidR="00000000" w:rsidRPr="00000000">
              <w:rPr>
                <w:color w:val="222222"/>
                <w:sz w:val="24"/>
                <w:szCs w:val="24"/>
                <w:rtl w:val="0"/>
              </w:rPr>
              <w:t xml:space="preserve">Usuário.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2">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3">
            <w:pPr>
              <w:spacing w:line="240" w:lineRule="auto"/>
              <w:rPr>
                <w:color w:val="222222"/>
                <w:sz w:val="24"/>
                <w:szCs w:val="24"/>
              </w:rPr>
            </w:pPr>
            <w:r w:rsidDel="00000000" w:rsidR="00000000" w:rsidRPr="00000000">
              <w:rPr>
                <w:color w:val="222222"/>
                <w:sz w:val="24"/>
                <w:szCs w:val="24"/>
                <w:rtl w:val="0"/>
              </w:rPr>
              <w:t xml:space="preserve">RF 004</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4">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5">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6">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7">
            <w:pPr>
              <w:rPr>
                <w:color w:val="222222"/>
                <w:sz w:val="24"/>
                <w:szCs w:val="24"/>
              </w:rPr>
            </w:pPr>
            <w:r w:rsidDel="00000000" w:rsidR="00000000" w:rsidRPr="00000000">
              <w:rPr>
                <w:color w:val="222222"/>
                <w:sz w:val="24"/>
                <w:szCs w:val="24"/>
                <w:rtl w:val="0"/>
              </w:rPr>
              <w:t xml:space="preserve">Caso de uso responsável pelo cadastro de animais.</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8">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9">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A">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B">
            <w:pPr>
              <w:spacing w:line="240" w:lineRule="auto"/>
              <w:rPr>
                <w:color w:val="222222"/>
                <w:sz w:val="24"/>
                <w:szCs w:val="24"/>
              </w:rPr>
            </w:pPr>
            <w:r w:rsidDel="00000000" w:rsidR="00000000" w:rsidRPr="00000000">
              <w:rPr>
                <w:color w:val="222222"/>
                <w:sz w:val="24"/>
                <w:szCs w:val="24"/>
                <w:rtl w:val="0"/>
              </w:rPr>
              <w:t xml:space="preserve">Usuário cadastrado na base de dados do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C">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3D">
            <w:pPr>
              <w:spacing w:line="240" w:lineRule="auto"/>
              <w:rPr>
                <w:color w:val="222222"/>
                <w:sz w:val="24"/>
                <w:szCs w:val="24"/>
              </w:rPr>
            </w:pPr>
            <w:r w:rsidDel="00000000" w:rsidR="00000000" w:rsidRPr="00000000">
              <w:rPr>
                <w:color w:val="222222"/>
                <w:sz w:val="24"/>
                <w:szCs w:val="24"/>
                <w:rtl w:val="0"/>
              </w:rPr>
              <w:t xml:space="preserve">1 - Logar no sistema.</w:t>
            </w:r>
          </w:p>
          <w:p w:rsidR="00000000" w:rsidDel="00000000" w:rsidP="00000000" w:rsidRDefault="00000000" w:rsidRPr="00000000" w14:paraId="0000053E">
            <w:pPr>
              <w:spacing w:line="240" w:lineRule="auto"/>
              <w:rPr>
                <w:color w:val="222222"/>
                <w:sz w:val="24"/>
                <w:szCs w:val="24"/>
              </w:rPr>
            </w:pPr>
            <w:r w:rsidDel="00000000" w:rsidR="00000000" w:rsidRPr="00000000">
              <w:rPr>
                <w:color w:val="222222"/>
                <w:sz w:val="24"/>
                <w:szCs w:val="24"/>
                <w:rtl w:val="0"/>
              </w:rPr>
              <w:t xml:space="preserve">2 - O usuário clica em cadastro de animais.</w:t>
            </w:r>
          </w:p>
          <w:p w:rsidR="00000000" w:rsidDel="00000000" w:rsidP="00000000" w:rsidRDefault="00000000" w:rsidRPr="00000000" w14:paraId="0000053F">
            <w:pPr>
              <w:spacing w:line="240" w:lineRule="auto"/>
              <w:rPr>
                <w:color w:val="222222"/>
                <w:sz w:val="24"/>
                <w:szCs w:val="24"/>
              </w:rPr>
            </w:pPr>
            <w:r w:rsidDel="00000000" w:rsidR="00000000" w:rsidRPr="00000000">
              <w:rPr>
                <w:color w:val="222222"/>
                <w:sz w:val="24"/>
                <w:szCs w:val="24"/>
                <w:rtl w:val="0"/>
              </w:rPr>
              <w:t xml:space="preserve">3 - A tela de cadastro é aberta para usuário.</w:t>
            </w:r>
          </w:p>
          <w:p w:rsidR="00000000" w:rsidDel="00000000" w:rsidP="00000000" w:rsidRDefault="00000000" w:rsidRPr="00000000" w14:paraId="00000540">
            <w:pPr>
              <w:spacing w:line="240" w:lineRule="auto"/>
              <w:rPr>
                <w:color w:val="222222"/>
                <w:sz w:val="24"/>
                <w:szCs w:val="24"/>
              </w:rPr>
            </w:pPr>
            <w:r w:rsidDel="00000000" w:rsidR="00000000" w:rsidRPr="00000000">
              <w:rPr>
                <w:color w:val="222222"/>
                <w:sz w:val="24"/>
                <w:szCs w:val="24"/>
                <w:rtl w:val="0"/>
              </w:rPr>
              <w:t xml:space="preserve">4 - Os botões de incluir, excluir, alterar, e buscar fica disponível para cliente.</w:t>
              <w:br w:type="textWrapping"/>
              <w:br w:type="textWrapping"/>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41">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42">
            <w:pPr>
              <w:spacing w:line="240" w:lineRule="auto"/>
              <w:rPr>
                <w:color w:val="222222"/>
                <w:sz w:val="24"/>
                <w:szCs w:val="24"/>
              </w:rPr>
            </w:pPr>
            <w:r w:rsidDel="00000000" w:rsidR="00000000" w:rsidRPr="00000000">
              <w:rPr>
                <w:b w:val="1"/>
                <w:color w:val="222222"/>
                <w:sz w:val="24"/>
                <w:szCs w:val="24"/>
                <w:rtl w:val="0"/>
              </w:rPr>
              <w:t xml:space="preserve">1 - Fluxo Alternativo – Incluir</w:t>
            </w:r>
            <w:r w:rsidDel="00000000" w:rsidR="00000000" w:rsidRPr="00000000">
              <w:rPr>
                <w:color w:val="222222"/>
                <w:sz w:val="24"/>
                <w:szCs w:val="24"/>
                <w:rtl w:val="0"/>
              </w:rPr>
              <w:t xml:space="preserve">.</w:t>
              <w:br w:type="textWrapping"/>
            </w:r>
          </w:p>
          <w:p w:rsidR="00000000" w:rsidDel="00000000" w:rsidP="00000000" w:rsidRDefault="00000000" w:rsidRPr="00000000" w14:paraId="00000543">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do animal.</w:t>
            </w:r>
          </w:p>
          <w:p w:rsidR="00000000" w:rsidDel="00000000" w:rsidP="00000000" w:rsidRDefault="00000000" w:rsidRPr="00000000" w14:paraId="00000544">
            <w:pPr>
              <w:spacing w:line="240" w:lineRule="auto"/>
              <w:rPr>
                <w:color w:val="222222"/>
                <w:sz w:val="24"/>
                <w:szCs w:val="24"/>
              </w:rPr>
            </w:pPr>
            <w:r w:rsidDel="00000000" w:rsidR="00000000" w:rsidRPr="00000000">
              <w:rPr>
                <w:color w:val="222222"/>
                <w:sz w:val="24"/>
                <w:szCs w:val="24"/>
                <w:rtl w:val="0"/>
              </w:rPr>
              <w:t xml:space="preserve">1.2 O usuário clica no botão ”Incluir” ou desiste do cadastro. </w:t>
            </w:r>
          </w:p>
          <w:p w:rsidR="00000000" w:rsidDel="00000000" w:rsidP="00000000" w:rsidRDefault="00000000" w:rsidRPr="00000000" w14:paraId="00000545">
            <w:pPr>
              <w:spacing w:line="240" w:lineRule="auto"/>
              <w:rPr>
                <w:color w:val="222222"/>
                <w:sz w:val="24"/>
                <w:szCs w:val="24"/>
              </w:rPr>
            </w:pPr>
            <w:r w:rsidDel="00000000" w:rsidR="00000000" w:rsidRPr="00000000">
              <w:rPr>
                <w:color w:val="222222"/>
                <w:sz w:val="24"/>
                <w:szCs w:val="24"/>
                <w:rtl w:val="0"/>
              </w:rPr>
              <w:t xml:space="preserve">1.3 O sistema efetua o cadastro do animal.</w:t>
            </w:r>
          </w:p>
          <w:p w:rsidR="00000000" w:rsidDel="00000000" w:rsidP="00000000" w:rsidRDefault="00000000" w:rsidRPr="00000000" w14:paraId="00000546">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547">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48">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49">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4A">
            <w:pPr>
              <w:spacing w:line="240" w:lineRule="auto"/>
              <w:rPr>
                <w:color w:val="222222"/>
                <w:sz w:val="24"/>
                <w:szCs w:val="24"/>
              </w:rPr>
            </w:pPr>
            <w:r w:rsidDel="00000000" w:rsidR="00000000" w:rsidRPr="00000000">
              <w:rPr>
                <w:color w:val="222222"/>
                <w:sz w:val="24"/>
                <w:szCs w:val="24"/>
                <w:rtl w:val="0"/>
              </w:rPr>
              <w:t xml:space="preserve">2.1 - O usuário cancelar o cadastro do animal.</w:t>
            </w:r>
          </w:p>
          <w:p w:rsidR="00000000" w:rsidDel="00000000" w:rsidP="00000000" w:rsidRDefault="00000000" w:rsidRPr="00000000" w14:paraId="0000054B">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54C">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4D">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E">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4F">
            <w:pPr>
              <w:spacing w:after="240" w:before="240" w:line="240" w:lineRule="auto"/>
              <w:rPr>
                <w:color w:val="222222"/>
                <w:sz w:val="24"/>
                <w:szCs w:val="24"/>
              </w:rPr>
            </w:pPr>
            <w:r w:rsidDel="00000000" w:rsidR="00000000" w:rsidRPr="00000000">
              <w:rPr>
                <w:color w:val="222222"/>
                <w:sz w:val="24"/>
                <w:szCs w:val="24"/>
                <w:rtl w:val="0"/>
              </w:rPr>
              <w:t xml:space="preserve">1.1 O sistema verifica se o animal já está cadastrado.</w:t>
            </w:r>
          </w:p>
          <w:p w:rsidR="00000000" w:rsidDel="00000000" w:rsidP="00000000" w:rsidRDefault="00000000" w:rsidRPr="00000000" w14:paraId="00000550">
            <w:pPr>
              <w:spacing w:after="240" w:before="240" w:line="240" w:lineRule="auto"/>
              <w:rPr>
                <w:color w:val="222222"/>
                <w:sz w:val="24"/>
                <w:szCs w:val="24"/>
              </w:rPr>
            </w:pPr>
            <w:r w:rsidDel="00000000" w:rsidR="00000000" w:rsidRPr="00000000">
              <w:rPr>
                <w:color w:val="222222"/>
                <w:sz w:val="24"/>
                <w:szCs w:val="24"/>
                <w:rtl w:val="0"/>
              </w:rPr>
              <w:t xml:space="preserve">1.2 O sistema exibe a mensagem “Animal já cadastrado”.</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1">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2">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53">
      <w:pPr>
        <w:pStyle w:val="Heading1"/>
        <w:ind w:firstLine="720"/>
        <w:rPr>
          <w:color w:val="222222"/>
          <w:sz w:val="24"/>
          <w:szCs w:val="24"/>
        </w:rPr>
      </w:pPr>
      <w:bookmarkStart w:colFirst="0" w:colLast="0" w:name="_heading=h.fxh1mno549wx" w:id="43"/>
      <w:bookmarkEnd w:id="43"/>
      <w:r w:rsidDel="00000000" w:rsidR="00000000" w:rsidRPr="00000000">
        <w:rPr>
          <w:rtl w:val="0"/>
        </w:rPr>
      </w:r>
    </w:p>
    <w:tbl>
      <w:tblPr>
        <w:tblStyle w:val="Table20"/>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4">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5">
            <w:pPr>
              <w:spacing w:line="240" w:lineRule="auto"/>
              <w:jc w:val="both"/>
              <w:rPr>
                <w:color w:val="222222"/>
                <w:sz w:val="24"/>
                <w:szCs w:val="24"/>
              </w:rPr>
            </w:pPr>
            <w:r w:rsidDel="00000000" w:rsidR="00000000" w:rsidRPr="00000000">
              <w:rPr>
                <w:b w:val="1"/>
                <w:color w:val="222222"/>
                <w:sz w:val="24"/>
                <w:szCs w:val="24"/>
                <w:rtl w:val="0"/>
              </w:rPr>
              <w:t xml:space="preserve">CSU 005</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6">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7">
            <w:pPr>
              <w:spacing w:line="240" w:lineRule="auto"/>
              <w:rPr>
                <w:color w:val="222222"/>
                <w:sz w:val="24"/>
                <w:szCs w:val="24"/>
              </w:rPr>
            </w:pPr>
            <w:r w:rsidDel="00000000" w:rsidR="00000000" w:rsidRPr="00000000">
              <w:rPr>
                <w:color w:val="222222"/>
                <w:sz w:val="24"/>
                <w:szCs w:val="24"/>
                <w:rtl w:val="0"/>
              </w:rPr>
              <w:t xml:space="preserve">Alteração de Animal.</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8">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9">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A">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B">
            <w:pPr>
              <w:spacing w:line="240" w:lineRule="auto"/>
              <w:rPr>
                <w:color w:val="222222"/>
                <w:sz w:val="24"/>
                <w:szCs w:val="24"/>
              </w:rPr>
            </w:pPr>
            <w:r w:rsidDel="00000000" w:rsidR="00000000" w:rsidRPr="00000000">
              <w:rPr>
                <w:color w:val="222222"/>
                <w:sz w:val="24"/>
                <w:szCs w:val="24"/>
                <w:rtl w:val="0"/>
              </w:rPr>
              <w:t xml:space="preserve">RF 005</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C">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D">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E">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5F">
            <w:pPr>
              <w:jc w:val="both"/>
              <w:rPr>
                <w:color w:val="222222"/>
                <w:sz w:val="24"/>
                <w:szCs w:val="24"/>
              </w:rPr>
            </w:pPr>
            <w:r w:rsidDel="00000000" w:rsidR="00000000" w:rsidRPr="00000000">
              <w:rPr>
                <w:color w:val="222222"/>
                <w:sz w:val="24"/>
                <w:szCs w:val="24"/>
                <w:rtl w:val="0"/>
              </w:rPr>
              <w:t xml:space="preserve">Realizar a alteração do cadastro do animal.</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0">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1">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2">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3">
            <w:pPr>
              <w:spacing w:line="240" w:lineRule="auto"/>
              <w:rPr>
                <w:color w:val="222222"/>
                <w:sz w:val="24"/>
                <w:szCs w:val="24"/>
              </w:rPr>
            </w:pPr>
            <w:r w:rsidDel="00000000" w:rsidR="00000000" w:rsidRPr="00000000">
              <w:rPr>
                <w:color w:val="222222"/>
                <w:sz w:val="24"/>
                <w:szCs w:val="24"/>
                <w:rtl w:val="0"/>
              </w:rPr>
              <w:t xml:space="preserve">Pessoa cadastrada no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4">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5">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566">
            <w:pPr>
              <w:spacing w:line="240" w:lineRule="auto"/>
              <w:rPr>
                <w:color w:val="222222"/>
                <w:sz w:val="24"/>
                <w:szCs w:val="24"/>
              </w:rPr>
            </w:pPr>
            <w:r w:rsidDel="00000000" w:rsidR="00000000" w:rsidRPr="00000000">
              <w:rPr>
                <w:color w:val="222222"/>
                <w:sz w:val="24"/>
                <w:szCs w:val="24"/>
                <w:rtl w:val="0"/>
              </w:rPr>
              <w:t xml:space="preserve">2 - O usuário clica em cadastros.</w:t>
            </w:r>
          </w:p>
          <w:p w:rsidR="00000000" w:rsidDel="00000000" w:rsidP="00000000" w:rsidRDefault="00000000" w:rsidRPr="00000000" w14:paraId="00000567">
            <w:pPr>
              <w:spacing w:line="240" w:lineRule="auto"/>
              <w:rPr>
                <w:color w:val="222222"/>
                <w:sz w:val="24"/>
                <w:szCs w:val="24"/>
              </w:rPr>
            </w:pPr>
            <w:r w:rsidDel="00000000" w:rsidR="00000000" w:rsidRPr="00000000">
              <w:rPr>
                <w:color w:val="222222"/>
                <w:sz w:val="24"/>
                <w:szCs w:val="24"/>
                <w:rtl w:val="0"/>
              </w:rPr>
              <w:t xml:space="preserve">3 - Clicar em cadastros de animal.</w:t>
            </w:r>
          </w:p>
          <w:p w:rsidR="00000000" w:rsidDel="00000000" w:rsidP="00000000" w:rsidRDefault="00000000" w:rsidRPr="00000000" w14:paraId="00000568">
            <w:pPr>
              <w:spacing w:line="240" w:lineRule="auto"/>
              <w:rPr>
                <w:color w:val="222222"/>
                <w:sz w:val="24"/>
                <w:szCs w:val="24"/>
              </w:rPr>
            </w:pPr>
            <w:r w:rsidDel="00000000" w:rsidR="00000000" w:rsidRPr="00000000">
              <w:rPr>
                <w:color w:val="222222"/>
                <w:sz w:val="24"/>
                <w:szCs w:val="24"/>
                <w:rtl w:val="0"/>
              </w:rPr>
              <w:t xml:space="preserve">4 - Preenche as informações necessárias.</w:t>
            </w:r>
          </w:p>
          <w:p w:rsidR="00000000" w:rsidDel="00000000" w:rsidP="00000000" w:rsidRDefault="00000000" w:rsidRPr="00000000" w14:paraId="00000569">
            <w:pPr>
              <w:spacing w:line="240" w:lineRule="auto"/>
              <w:rPr>
                <w:color w:val="222222"/>
                <w:sz w:val="24"/>
                <w:szCs w:val="24"/>
              </w:rPr>
            </w:pPr>
            <w:r w:rsidDel="00000000" w:rsidR="00000000" w:rsidRPr="00000000">
              <w:rPr>
                <w:color w:val="222222"/>
                <w:sz w:val="24"/>
                <w:szCs w:val="24"/>
                <w:rtl w:val="0"/>
              </w:rPr>
              <w:t xml:space="preserve">5 - Clicar em Alterar.</w:t>
            </w:r>
          </w:p>
          <w:p w:rsidR="00000000" w:rsidDel="00000000" w:rsidP="00000000" w:rsidRDefault="00000000" w:rsidRPr="00000000" w14:paraId="0000056A">
            <w:pPr>
              <w:spacing w:line="240" w:lineRule="auto"/>
              <w:rPr>
                <w:color w:val="222222"/>
                <w:sz w:val="24"/>
                <w:szCs w:val="24"/>
              </w:rPr>
            </w:pPr>
            <w:r w:rsidDel="00000000" w:rsidR="00000000" w:rsidRPr="00000000">
              <w:rPr>
                <w:color w:val="222222"/>
                <w:sz w:val="24"/>
                <w:szCs w:val="24"/>
                <w:rtl w:val="0"/>
              </w:rPr>
              <w:t xml:space="preserve">6. Realizar as alterações.</w:t>
            </w:r>
          </w:p>
          <w:p w:rsidR="00000000" w:rsidDel="00000000" w:rsidP="00000000" w:rsidRDefault="00000000" w:rsidRPr="00000000" w14:paraId="0000056B">
            <w:pPr>
              <w:spacing w:line="240" w:lineRule="auto"/>
              <w:rPr>
                <w:color w:val="222222"/>
                <w:sz w:val="24"/>
                <w:szCs w:val="24"/>
              </w:rPr>
            </w:pPr>
            <w:r w:rsidDel="00000000" w:rsidR="00000000" w:rsidRPr="00000000">
              <w:rPr>
                <w:color w:val="222222"/>
                <w:sz w:val="24"/>
                <w:szCs w:val="24"/>
                <w:rtl w:val="0"/>
              </w:rPr>
              <w:t xml:space="preserve">7. Clicar em “SALVAR”.</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C">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6D">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56E">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de animal.</w:t>
            </w:r>
          </w:p>
          <w:p w:rsidR="00000000" w:rsidDel="00000000" w:rsidP="00000000" w:rsidRDefault="00000000" w:rsidRPr="00000000" w14:paraId="0000056F">
            <w:pPr>
              <w:spacing w:line="240" w:lineRule="auto"/>
              <w:rPr>
                <w:color w:val="222222"/>
                <w:sz w:val="24"/>
                <w:szCs w:val="24"/>
              </w:rPr>
            </w:pPr>
            <w:r w:rsidDel="00000000" w:rsidR="00000000" w:rsidRPr="00000000">
              <w:rPr>
                <w:color w:val="222222"/>
                <w:sz w:val="24"/>
                <w:szCs w:val="24"/>
                <w:rtl w:val="0"/>
              </w:rPr>
              <w:t xml:space="preserve">1.2 O usuário clica no botão ”Alterar”. </w:t>
            </w:r>
          </w:p>
          <w:p w:rsidR="00000000" w:rsidDel="00000000" w:rsidP="00000000" w:rsidRDefault="00000000" w:rsidRPr="00000000" w14:paraId="00000570">
            <w:pPr>
              <w:spacing w:line="240" w:lineRule="auto"/>
              <w:rPr>
                <w:color w:val="222222"/>
                <w:sz w:val="24"/>
                <w:szCs w:val="24"/>
              </w:rPr>
            </w:pPr>
            <w:r w:rsidDel="00000000" w:rsidR="00000000" w:rsidRPr="00000000">
              <w:rPr>
                <w:color w:val="222222"/>
                <w:sz w:val="24"/>
                <w:szCs w:val="24"/>
                <w:rtl w:val="0"/>
              </w:rPr>
              <w:t xml:space="preserve">1.3 O sistema efetua a alteração no cadastro.</w:t>
            </w:r>
          </w:p>
          <w:p w:rsidR="00000000" w:rsidDel="00000000" w:rsidP="00000000" w:rsidRDefault="00000000" w:rsidRPr="00000000" w14:paraId="00000571">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572">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73">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74">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75">
            <w:pPr>
              <w:spacing w:line="240" w:lineRule="auto"/>
              <w:rPr>
                <w:color w:val="222222"/>
                <w:sz w:val="24"/>
                <w:szCs w:val="24"/>
              </w:rPr>
            </w:pPr>
            <w:r w:rsidDel="00000000" w:rsidR="00000000" w:rsidRPr="00000000">
              <w:rPr>
                <w:color w:val="222222"/>
                <w:sz w:val="24"/>
                <w:szCs w:val="24"/>
                <w:rtl w:val="0"/>
              </w:rPr>
              <w:t xml:space="preserve">2.1 - O usuário cancelar a alteração dos dados.</w:t>
            </w:r>
          </w:p>
          <w:p w:rsidR="00000000" w:rsidDel="00000000" w:rsidP="00000000" w:rsidRDefault="00000000" w:rsidRPr="00000000" w14:paraId="00000576">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577">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78">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9">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7A">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realiza a alteração.</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7B">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7C">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7D">
      <w:pPr>
        <w:pStyle w:val="Heading1"/>
        <w:ind w:firstLine="720"/>
        <w:rPr>
          <w:color w:val="222222"/>
        </w:rPr>
      </w:pPr>
      <w:bookmarkStart w:colFirst="0" w:colLast="0" w:name="_heading=h.fiuk2a4dwwqh" w:id="44"/>
      <w:bookmarkEnd w:id="44"/>
      <w:r w:rsidDel="00000000" w:rsidR="00000000" w:rsidRPr="00000000">
        <w:rPr>
          <w:rtl w:val="0"/>
        </w:rPr>
      </w:r>
    </w:p>
    <w:p w:rsidR="00000000" w:rsidDel="00000000" w:rsidP="00000000" w:rsidRDefault="00000000" w:rsidRPr="00000000" w14:paraId="0000057E">
      <w:pPr>
        <w:pStyle w:val="Heading1"/>
        <w:ind w:firstLine="720"/>
        <w:rPr>
          <w:color w:val="222222"/>
          <w:sz w:val="24"/>
          <w:szCs w:val="24"/>
        </w:rPr>
      </w:pPr>
      <w:bookmarkStart w:colFirst="0" w:colLast="0" w:name="_heading=h.xr42so6adowd" w:id="45"/>
      <w:bookmarkEnd w:id="45"/>
      <w:r w:rsidDel="00000000" w:rsidR="00000000" w:rsidRPr="00000000">
        <w:rPr>
          <w:rtl w:val="0"/>
        </w:rPr>
      </w:r>
    </w:p>
    <w:tbl>
      <w:tblPr>
        <w:tblStyle w:val="Table21"/>
        <w:tblW w:w="9772.0" w:type="dxa"/>
        <w:jc w:val="left"/>
        <w:tblInd w:w="15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02"/>
        <w:gridCol w:w="7170"/>
        <w:tblGridChange w:id="0">
          <w:tblGrid>
            <w:gridCol w:w="2602"/>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7F">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0">
            <w:pPr>
              <w:spacing w:line="240" w:lineRule="auto"/>
              <w:jc w:val="both"/>
              <w:rPr>
                <w:color w:val="222222"/>
                <w:sz w:val="24"/>
                <w:szCs w:val="24"/>
              </w:rPr>
            </w:pPr>
            <w:r w:rsidDel="00000000" w:rsidR="00000000" w:rsidRPr="00000000">
              <w:rPr>
                <w:b w:val="1"/>
                <w:color w:val="222222"/>
                <w:sz w:val="24"/>
                <w:szCs w:val="24"/>
                <w:rtl w:val="0"/>
              </w:rPr>
              <w:t xml:space="preserve">CSU 006</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1">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2">
            <w:pPr>
              <w:spacing w:line="240" w:lineRule="auto"/>
              <w:rPr>
                <w:color w:val="222222"/>
                <w:sz w:val="24"/>
                <w:szCs w:val="24"/>
              </w:rPr>
            </w:pPr>
            <w:r w:rsidDel="00000000" w:rsidR="00000000" w:rsidRPr="00000000">
              <w:rPr>
                <w:color w:val="222222"/>
                <w:sz w:val="24"/>
                <w:szCs w:val="24"/>
                <w:rtl w:val="0"/>
              </w:rPr>
              <w:t xml:space="preserve">Cadastrar Patrimônios</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3">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4">
            <w:pPr>
              <w:spacing w:line="240" w:lineRule="auto"/>
              <w:rPr>
                <w:color w:val="222222"/>
                <w:sz w:val="24"/>
                <w:szCs w:val="24"/>
              </w:rPr>
            </w:pPr>
            <w:r w:rsidDel="00000000" w:rsidR="00000000" w:rsidRPr="00000000">
              <w:rPr>
                <w:color w:val="222222"/>
                <w:sz w:val="24"/>
                <w:szCs w:val="24"/>
                <w:rtl w:val="0"/>
              </w:rPr>
              <w:t xml:space="preserve">Usuário.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5">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6">
            <w:pPr>
              <w:spacing w:line="240" w:lineRule="auto"/>
              <w:rPr>
                <w:color w:val="222222"/>
                <w:sz w:val="24"/>
                <w:szCs w:val="24"/>
              </w:rPr>
            </w:pPr>
            <w:r w:rsidDel="00000000" w:rsidR="00000000" w:rsidRPr="00000000">
              <w:rPr>
                <w:color w:val="222222"/>
                <w:sz w:val="24"/>
                <w:szCs w:val="24"/>
                <w:rtl w:val="0"/>
              </w:rPr>
              <w:t xml:space="preserve">RF 006</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7">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8">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9">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A">
            <w:pPr>
              <w:rPr>
                <w:color w:val="222222"/>
                <w:sz w:val="24"/>
                <w:szCs w:val="24"/>
              </w:rPr>
            </w:pPr>
            <w:r w:rsidDel="00000000" w:rsidR="00000000" w:rsidRPr="00000000">
              <w:rPr>
                <w:color w:val="222222"/>
                <w:sz w:val="24"/>
                <w:szCs w:val="24"/>
                <w:rtl w:val="0"/>
              </w:rPr>
              <w:t xml:space="preserve">Caso de uso responsável pelo cadastro de patrimônios.</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B">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C">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D">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E">
            <w:pPr>
              <w:spacing w:line="240" w:lineRule="auto"/>
              <w:rPr>
                <w:color w:val="222222"/>
                <w:sz w:val="24"/>
                <w:szCs w:val="24"/>
              </w:rPr>
            </w:pPr>
            <w:r w:rsidDel="00000000" w:rsidR="00000000" w:rsidRPr="00000000">
              <w:rPr>
                <w:color w:val="222222"/>
                <w:sz w:val="24"/>
                <w:szCs w:val="24"/>
                <w:rtl w:val="0"/>
              </w:rPr>
              <w:t xml:space="preserve">Usuário cadastrado na base de dados do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8F">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90">
            <w:pPr>
              <w:spacing w:line="240" w:lineRule="auto"/>
              <w:rPr>
                <w:color w:val="222222"/>
                <w:sz w:val="24"/>
                <w:szCs w:val="24"/>
              </w:rPr>
            </w:pPr>
            <w:r w:rsidDel="00000000" w:rsidR="00000000" w:rsidRPr="00000000">
              <w:rPr>
                <w:color w:val="222222"/>
                <w:sz w:val="24"/>
                <w:szCs w:val="24"/>
                <w:rtl w:val="0"/>
              </w:rPr>
              <w:t xml:space="preserve">1 - Logar no sistema.</w:t>
            </w:r>
          </w:p>
          <w:p w:rsidR="00000000" w:rsidDel="00000000" w:rsidP="00000000" w:rsidRDefault="00000000" w:rsidRPr="00000000" w14:paraId="00000591">
            <w:pPr>
              <w:spacing w:line="240" w:lineRule="auto"/>
              <w:rPr>
                <w:color w:val="222222"/>
                <w:sz w:val="24"/>
                <w:szCs w:val="24"/>
              </w:rPr>
            </w:pPr>
            <w:r w:rsidDel="00000000" w:rsidR="00000000" w:rsidRPr="00000000">
              <w:rPr>
                <w:color w:val="222222"/>
                <w:sz w:val="24"/>
                <w:szCs w:val="24"/>
                <w:rtl w:val="0"/>
              </w:rPr>
              <w:t xml:space="preserve">2 - O usuário clica em cadastro de patrimônios.</w:t>
            </w:r>
          </w:p>
          <w:p w:rsidR="00000000" w:rsidDel="00000000" w:rsidP="00000000" w:rsidRDefault="00000000" w:rsidRPr="00000000" w14:paraId="00000592">
            <w:pPr>
              <w:spacing w:line="240" w:lineRule="auto"/>
              <w:rPr>
                <w:color w:val="222222"/>
                <w:sz w:val="24"/>
                <w:szCs w:val="24"/>
              </w:rPr>
            </w:pPr>
            <w:r w:rsidDel="00000000" w:rsidR="00000000" w:rsidRPr="00000000">
              <w:rPr>
                <w:color w:val="222222"/>
                <w:sz w:val="24"/>
                <w:szCs w:val="24"/>
                <w:rtl w:val="0"/>
              </w:rPr>
              <w:t xml:space="preserve">3 - A tela de cadastro é aberta para usuário.</w:t>
            </w:r>
          </w:p>
          <w:p w:rsidR="00000000" w:rsidDel="00000000" w:rsidP="00000000" w:rsidRDefault="00000000" w:rsidRPr="00000000" w14:paraId="00000593">
            <w:pPr>
              <w:spacing w:line="240" w:lineRule="auto"/>
              <w:rPr>
                <w:color w:val="222222"/>
                <w:sz w:val="24"/>
                <w:szCs w:val="24"/>
              </w:rPr>
            </w:pPr>
            <w:r w:rsidDel="00000000" w:rsidR="00000000" w:rsidRPr="00000000">
              <w:rPr>
                <w:color w:val="222222"/>
                <w:sz w:val="24"/>
                <w:szCs w:val="24"/>
                <w:rtl w:val="0"/>
              </w:rPr>
              <w:t xml:space="preserve">4 - Os botões de incluir, excluir, alterar, e buscar fica disponível para cliente.</w:t>
              <w:br w:type="textWrapping"/>
              <w:br w:type="textWrapping"/>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94">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95">
            <w:pPr>
              <w:spacing w:line="240" w:lineRule="auto"/>
              <w:rPr>
                <w:color w:val="222222"/>
                <w:sz w:val="24"/>
                <w:szCs w:val="24"/>
              </w:rPr>
            </w:pPr>
            <w:r w:rsidDel="00000000" w:rsidR="00000000" w:rsidRPr="00000000">
              <w:rPr>
                <w:b w:val="1"/>
                <w:color w:val="222222"/>
                <w:sz w:val="24"/>
                <w:szCs w:val="24"/>
                <w:rtl w:val="0"/>
              </w:rPr>
              <w:t xml:space="preserve">1 - Fluxo Alternativo – Incluir</w:t>
            </w:r>
            <w:r w:rsidDel="00000000" w:rsidR="00000000" w:rsidRPr="00000000">
              <w:rPr>
                <w:color w:val="222222"/>
                <w:sz w:val="24"/>
                <w:szCs w:val="24"/>
                <w:rtl w:val="0"/>
              </w:rPr>
              <w:t xml:space="preserve">.</w:t>
              <w:br w:type="textWrapping"/>
            </w:r>
          </w:p>
          <w:p w:rsidR="00000000" w:rsidDel="00000000" w:rsidP="00000000" w:rsidRDefault="00000000" w:rsidRPr="00000000" w14:paraId="00000596">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do patrimônio.</w:t>
            </w:r>
          </w:p>
          <w:p w:rsidR="00000000" w:rsidDel="00000000" w:rsidP="00000000" w:rsidRDefault="00000000" w:rsidRPr="00000000" w14:paraId="00000597">
            <w:pPr>
              <w:spacing w:line="240" w:lineRule="auto"/>
              <w:rPr>
                <w:color w:val="222222"/>
                <w:sz w:val="24"/>
                <w:szCs w:val="24"/>
              </w:rPr>
            </w:pPr>
            <w:r w:rsidDel="00000000" w:rsidR="00000000" w:rsidRPr="00000000">
              <w:rPr>
                <w:color w:val="222222"/>
                <w:sz w:val="24"/>
                <w:szCs w:val="24"/>
                <w:rtl w:val="0"/>
              </w:rPr>
              <w:t xml:space="preserve">1.2 O usuário clica no botão ”Incluir” ou desiste do cadastro. </w:t>
            </w:r>
          </w:p>
          <w:p w:rsidR="00000000" w:rsidDel="00000000" w:rsidP="00000000" w:rsidRDefault="00000000" w:rsidRPr="00000000" w14:paraId="00000598">
            <w:pPr>
              <w:spacing w:line="240" w:lineRule="auto"/>
              <w:rPr>
                <w:color w:val="222222"/>
                <w:sz w:val="24"/>
                <w:szCs w:val="24"/>
              </w:rPr>
            </w:pPr>
            <w:r w:rsidDel="00000000" w:rsidR="00000000" w:rsidRPr="00000000">
              <w:rPr>
                <w:color w:val="222222"/>
                <w:sz w:val="24"/>
                <w:szCs w:val="24"/>
                <w:rtl w:val="0"/>
              </w:rPr>
              <w:t xml:space="preserve">1.3 O sistema efetua o cadastro do patrimônio.</w:t>
            </w:r>
          </w:p>
          <w:p w:rsidR="00000000" w:rsidDel="00000000" w:rsidP="00000000" w:rsidRDefault="00000000" w:rsidRPr="00000000" w14:paraId="00000599">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59A">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9B">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9C">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9D">
            <w:pPr>
              <w:spacing w:line="240" w:lineRule="auto"/>
              <w:rPr>
                <w:color w:val="222222"/>
                <w:sz w:val="24"/>
                <w:szCs w:val="24"/>
              </w:rPr>
            </w:pPr>
            <w:r w:rsidDel="00000000" w:rsidR="00000000" w:rsidRPr="00000000">
              <w:rPr>
                <w:color w:val="222222"/>
                <w:sz w:val="24"/>
                <w:szCs w:val="24"/>
                <w:rtl w:val="0"/>
              </w:rPr>
              <w:t xml:space="preserve">2.1 - O usuário cancelar o cadastro do patrimônio.</w:t>
            </w:r>
          </w:p>
          <w:p w:rsidR="00000000" w:rsidDel="00000000" w:rsidP="00000000" w:rsidRDefault="00000000" w:rsidRPr="00000000" w14:paraId="0000059E">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59F">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0">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1">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A2">
            <w:pPr>
              <w:spacing w:after="240" w:before="240" w:line="240" w:lineRule="auto"/>
              <w:rPr>
                <w:color w:val="222222"/>
                <w:sz w:val="24"/>
                <w:szCs w:val="24"/>
              </w:rPr>
            </w:pPr>
            <w:r w:rsidDel="00000000" w:rsidR="00000000" w:rsidRPr="00000000">
              <w:rPr>
                <w:color w:val="222222"/>
                <w:sz w:val="24"/>
                <w:szCs w:val="24"/>
                <w:rtl w:val="0"/>
              </w:rPr>
              <w:t xml:space="preserve">1.1 O sistema verifica se o patrimôniojá está cadastrado.</w:t>
            </w:r>
          </w:p>
          <w:p w:rsidR="00000000" w:rsidDel="00000000" w:rsidP="00000000" w:rsidRDefault="00000000" w:rsidRPr="00000000" w14:paraId="000005A3">
            <w:pPr>
              <w:spacing w:after="240" w:before="240" w:line="240" w:lineRule="auto"/>
              <w:rPr>
                <w:color w:val="222222"/>
                <w:sz w:val="24"/>
                <w:szCs w:val="24"/>
              </w:rPr>
            </w:pPr>
            <w:r w:rsidDel="00000000" w:rsidR="00000000" w:rsidRPr="00000000">
              <w:rPr>
                <w:color w:val="222222"/>
                <w:sz w:val="24"/>
                <w:szCs w:val="24"/>
                <w:rtl w:val="0"/>
              </w:rPr>
              <w:t xml:space="preserve">1.2 O sistema exibe a mensagem “patrimônio já cadastrado”.</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4">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5">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A6">
      <w:pPr>
        <w:pStyle w:val="Heading1"/>
        <w:ind w:firstLine="720"/>
        <w:rPr>
          <w:color w:val="222222"/>
        </w:rPr>
      </w:pPr>
      <w:bookmarkStart w:colFirst="0" w:colLast="0" w:name="_heading=h.7vh0zr676q16" w:id="46"/>
      <w:bookmarkEnd w:id="46"/>
      <w:r w:rsidDel="00000000" w:rsidR="00000000" w:rsidRPr="00000000">
        <w:rPr>
          <w:rtl w:val="0"/>
        </w:rPr>
      </w:r>
    </w:p>
    <w:p w:rsidR="00000000" w:rsidDel="00000000" w:rsidP="00000000" w:rsidRDefault="00000000" w:rsidRPr="00000000" w14:paraId="000005A7">
      <w:pPr>
        <w:pStyle w:val="Heading1"/>
        <w:ind w:firstLine="720"/>
        <w:rPr>
          <w:color w:val="222222"/>
          <w:sz w:val="24"/>
          <w:szCs w:val="24"/>
        </w:rPr>
      </w:pPr>
      <w:bookmarkStart w:colFirst="0" w:colLast="0" w:name="_heading=h.ir3p1rxheyt3" w:id="47"/>
      <w:bookmarkEnd w:id="47"/>
      <w:r w:rsidDel="00000000" w:rsidR="00000000" w:rsidRPr="00000000">
        <w:rPr>
          <w:rtl w:val="0"/>
        </w:rPr>
      </w:r>
    </w:p>
    <w:tbl>
      <w:tblPr>
        <w:tblStyle w:val="Table22"/>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8">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9">
            <w:pPr>
              <w:spacing w:line="240" w:lineRule="auto"/>
              <w:jc w:val="both"/>
              <w:rPr>
                <w:color w:val="222222"/>
                <w:sz w:val="24"/>
                <w:szCs w:val="24"/>
              </w:rPr>
            </w:pPr>
            <w:r w:rsidDel="00000000" w:rsidR="00000000" w:rsidRPr="00000000">
              <w:rPr>
                <w:b w:val="1"/>
                <w:color w:val="222222"/>
                <w:sz w:val="24"/>
                <w:szCs w:val="24"/>
                <w:rtl w:val="0"/>
              </w:rPr>
              <w:t xml:space="preserve">CSU 007</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A">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B">
            <w:pPr>
              <w:spacing w:line="240" w:lineRule="auto"/>
              <w:rPr>
                <w:color w:val="222222"/>
                <w:sz w:val="24"/>
                <w:szCs w:val="24"/>
              </w:rPr>
            </w:pPr>
            <w:r w:rsidDel="00000000" w:rsidR="00000000" w:rsidRPr="00000000">
              <w:rPr>
                <w:color w:val="222222"/>
                <w:sz w:val="24"/>
                <w:szCs w:val="24"/>
                <w:rtl w:val="0"/>
              </w:rPr>
              <w:t xml:space="preserve">Alteração de patrimônios.</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C">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D">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E">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AF">
            <w:pPr>
              <w:spacing w:line="240" w:lineRule="auto"/>
              <w:rPr>
                <w:color w:val="222222"/>
                <w:sz w:val="24"/>
                <w:szCs w:val="24"/>
              </w:rPr>
            </w:pPr>
            <w:r w:rsidDel="00000000" w:rsidR="00000000" w:rsidRPr="00000000">
              <w:rPr>
                <w:color w:val="222222"/>
                <w:sz w:val="24"/>
                <w:szCs w:val="24"/>
                <w:rtl w:val="0"/>
              </w:rPr>
              <w:t xml:space="preserve">RF 007</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0">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1">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2">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3">
            <w:pPr>
              <w:jc w:val="both"/>
              <w:rPr>
                <w:color w:val="222222"/>
                <w:sz w:val="24"/>
                <w:szCs w:val="24"/>
              </w:rPr>
            </w:pPr>
            <w:r w:rsidDel="00000000" w:rsidR="00000000" w:rsidRPr="00000000">
              <w:rPr>
                <w:color w:val="222222"/>
                <w:sz w:val="24"/>
                <w:szCs w:val="24"/>
                <w:rtl w:val="0"/>
              </w:rPr>
              <w:t xml:space="preserve">Realizar a alteração do cadastro do patrimônio.</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4">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5">
            <w:pPr>
              <w:spacing w:line="240" w:lineRule="auto"/>
              <w:rPr>
                <w:color w:val="222222"/>
                <w:sz w:val="24"/>
                <w:szCs w:val="24"/>
              </w:rPr>
            </w:pPr>
            <w:r w:rsidDel="00000000" w:rsidR="00000000" w:rsidRPr="00000000">
              <w:rPr>
                <w:color w:val="222222"/>
                <w:sz w:val="24"/>
                <w:szCs w:val="24"/>
                <w:rtl w:val="0"/>
              </w:rPr>
              <w:t xml:space="preserve">Usuário logado no sistema.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6">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7">
            <w:pPr>
              <w:spacing w:line="240" w:lineRule="auto"/>
              <w:rPr>
                <w:color w:val="222222"/>
                <w:sz w:val="24"/>
                <w:szCs w:val="24"/>
              </w:rPr>
            </w:pPr>
            <w:r w:rsidDel="00000000" w:rsidR="00000000" w:rsidRPr="00000000">
              <w:rPr>
                <w:color w:val="222222"/>
                <w:sz w:val="24"/>
                <w:szCs w:val="24"/>
                <w:rtl w:val="0"/>
              </w:rPr>
              <w:t xml:space="preserve">Pessoa cadastrada no sistema.</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8">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B9">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5BA">
            <w:pPr>
              <w:spacing w:line="240" w:lineRule="auto"/>
              <w:rPr>
                <w:color w:val="222222"/>
                <w:sz w:val="24"/>
                <w:szCs w:val="24"/>
              </w:rPr>
            </w:pPr>
            <w:r w:rsidDel="00000000" w:rsidR="00000000" w:rsidRPr="00000000">
              <w:rPr>
                <w:color w:val="222222"/>
                <w:sz w:val="24"/>
                <w:szCs w:val="24"/>
                <w:rtl w:val="0"/>
              </w:rPr>
              <w:t xml:space="preserve">2 - O usuário clica em cadastros.</w:t>
            </w:r>
          </w:p>
          <w:p w:rsidR="00000000" w:rsidDel="00000000" w:rsidP="00000000" w:rsidRDefault="00000000" w:rsidRPr="00000000" w14:paraId="000005BB">
            <w:pPr>
              <w:spacing w:line="240" w:lineRule="auto"/>
              <w:rPr>
                <w:color w:val="222222"/>
                <w:sz w:val="24"/>
                <w:szCs w:val="24"/>
              </w:rPr>
            </w:pPr>
            <w:r w:rsidDel="00000000" w:rsidR="00000000" w:rsidRPr="00000000">
              <w:rPr>
                <w:color w:val="222222"/>
                <w:sz w:val="24"/>
                <w:szCs w:val="24"/>
                <w:rtl w:val="0"/>
              </w:rPr>
              <w:t xml:space="preserve">3 - Clicar em cadastros de patrimônios.</w:t>
            </w:r>
          </w:p>
          <w:p w:rsidR="00000000" w:rsidDel="00000000" w:rsidP="00000000" w:rsidRDefault="00000000" w:rsidRPr="00000000" w14:paraId="000005BC">
            <w:pPr>
              <w:spacing w:line="240" w:lineRule="auto"/>
              <w:rPr>
                <w:color w:val="222222"/>
                <w:sz w:val="24"/>
                <w:szCs w:val="24"/>
              </w:rPr>
            </w:pPr>
            <w:r w:rsidDel="00000000" w:rsidR="00000000" w:rsidRPr="00000000">
              <w:rPr>
                <w:color w:val="222222"/>
                <w:sz w:val="24"/>
                <w:szCs w:val="24"/>
                <w:rtl w:val="0"/>
              </w:rPr>
              <w:t xml:space="preserve">4 - Preenche as informações necessárias.</w:t>
            </w:r>
          </w:p>
          <w:p w:rsidR="00000000" w:rsidDel="00000000" w:rsidP="00000000" w:rsidRDefault="00000000" w:rsidRPr="00000000" w14:paraId="000005BD">
            <w:pPr>
              <w:spacing w:line="240" w:lineRule="auto"/>
              <w:rPr>
                <w:color w:val="222222"/>
                <w:sz w:val="24"/>
                <w:szCs w:val="24"/>
              </w:rPr>
            </w:pPr>
            <w:r w:rsidDel="00000000" w:rsidR="00000000" w:rsidRPr="00000000">
              <w:rPr>
                <w:color w:val="222222"/>
                <w:sz w:val="24"/>
                <w:szCs w:val="24"/>
                <w:rtl w:val="0"/>
              </w:rPr>
              <w:t xml:space="preserve">5 - Clicar em Alterar.</w:t>
            </w:r>
          </w:p>
          <w:p w:rsidR="00000000" w:rsidDel="00000000" w:rsidP="00000000" w:rsidRDefault="00000000" w:rsidRPr="00000000" w14:paraId="000005BE">
            <w:pPr>
              <w:spacing w:line="240" w:lineRule="auto"/>
              <w:rPr>
                <w:color w:val="222222"/>
                <w:sz w:val="24"/>
                <w:szCs w:val="24"/>
              </w:rPr>
            </w:pPr>
            <w:r w:rsidDel="00000000" w:rsidR="00000000" w:rsidRPr="00000000">
              <w:rPr>
                <w:color w:val="222222"/>
                <w:sz w:val="24"/>
                <w:szCs w:val="24"/>
                <w:rtl w:val="0"/>
              </w:rPr>
              <w:t xml:space="preserve">6. Realizar as alterações.</w:t>
            </w:r>
          </w:p>
          <w:p w:rsidR="00000000" w:rsidDel="00000000" w:rsidP="00000000" w:rsidRDefault="00000000" w:rsidRPr="00000000" w14:paraId="000005BF">
            <w:pPr>
              <w:spacing w:line="240" w:lineRule="auto"/>
              <w:rPr>
                <w:color w:val="222222"/>
                <w:sz w:val="24"/>
                <w:szCs w:val="24"/>
              </w:rPr>
            </w:pPr>
            <w:r w:rsidDel="00000000" w:rsidR="00000000" w:rsidRPr="00000000">
              <w:rPr>
                <w:color w:val="222222"/>
                <w:sz w:val="24"/>
                <w:szCs w:val="24"/>
                <w:rtl w:val="0"/>
              </w:rPr>
              <w:t xml:space="preserve">7. Clicar em “SALVAR”.</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C0">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C1">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5C2">
            <w:pPr>
              <w:spacing w:line="240" w:lineRule="auto"/>
              <w:rPr>
                <w:color w:val="222222"/>
                <w:sz w:val="24"/>
                <w:szCs w:val="24"/>
              </w:rPr>
            </w:pPr>
            <w:r w:rsidDel="00000000" w:rsidR="00000000" w:rsidRPr="00000000">
              <w:rPr>
                <w:color w:val="222222"/>
                <w:sz w:val="24"/>
                <w:szCs w:val="24"/>
                <w:rtl w:val="0"/>
              </w:rPr>
              <w:t xml:space="preserve">1.1 O usuário preenche os campos com as informações para o cadastro de patrimônio.</w:t>
            </w:r>
          </w:p>
          <w:p w:rsidR="00000000" w:rsidDel="00000000" w:rsidP="00000000" w:rsidRDefault="00000000" w:rsidRPr="00000000" w14:paraId="000005C3">
            <w:pPr>
              <w:spacing w:line="240" w:lineRule="auto"/>
              <w:rPr>
                <w:color w:val="222222"/>
                <w:sz w:val="24"/>
                <w:szCs w:val="24"/>
              </w:rPr>
            </w:pPr>
            <w:r w:rsidDel="00000000" w:rsidR="00000000" w:rsidRPr="00000000">
              <w:rPr>
                <w:color w:val="222222"/>
                <w:sz w:val="24"/>
                <w:szCs w:val="24"/>
                <w:rtl w:val="0"/>
              </w:rPr>
              <w:t xml:space="preserve">1.2 O usuário clica no botão ”Alterar”. </w:t>
            </w:r>
          </w:p>
          <w:p w:rsidR="00000000" w:rsidDel="00000000" w:rsidP="00000000" w:rsidRDefault="00000000" w:rsidRPr="00000000" w14:paraId="000005C4">
            <w:pPr>
              <w:spacing w:line="240" w:lineRule="auto"/>
              <w:rPr>
                <w:color w:val="222222"/>
                <w:sz w:val="24"/>
                <w:szCs w:val="24"/>
              </w:rPr>
            </w:pPr>
            <w:r w:rsidDel="00000000" w:rsidR="00000000" w:rsidRPr="00000000">
              <w:rPr>
                <w:color w:val="222222"/>
                <w:sz w:val="24"/>
                <w:szCs w:val="24"/>
                <w:rtl w:val="0"/>
              </w:rPr>
              <w:t xml:space="preserve">1.3 O sistema efetua a alteração no cadastro.</w:t>
            </w:r>
          </w:p>
          <w:p w:rsidR="00000000" w:rsidDel="00000000" w:rsidP="00000000" w:rsidRDefault="00000000" w:rsidRPr="00000000" w14:paraId="000005C5">
            <w:pPr>
              <w:spacing w:line="240" w:lineRule="auto"/>
              <w:rPr>
                <w:color w:val="222222"/>
                <w:sz w:val="24"/>
                <w:szCs w:val="24"/>
              </w:rPr>
            </w:pPr>
            <w:r w:rsidDel="00000000" w:rsidR="00000000" w:rsidRPr="00000000">
              <w:rPr>
                <w:color w:val="222222"/>
                <w:sz w:val="24"/>
                <w:szCs w:val="24"/>
                <w:rtl w:val="0"/>
              </w:rPr>
              <w:t xml:space="preserve">1.4 O sistema armazena as informações do cadastro.</w:t>
            </w:r>
          </w:p>
          <w:p w:rsidR="00000000" w:rsidDel="00000000" w:rsidP="00000000" w:rsidRDefault="00000000" w:rsidRPr="00000000" w14:paraId="000005C6">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C7">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C8">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C9">
            <w:pPr>
              <w:spacing w:line="240" w:lineRule="auto"/>
              <w:rPr>
                <w:color w:val="222222"/>
                <w:sz w:val="24"/>
                <w:szCs w:val="24"/>
              </w:rPr>
            </w:pPr>
            <w:r w:rsidDel="00000000" w:rsidR="00000000" w:rsidRPr="00000000">
              <w:rPr>
                <w:color w:val="222222"/>
                <w:sz w:val="24"/>
                <w:szCs w:val="24"/>
                <w:rtl w:val="0"/>
              </w:rPr>
              <w:t xml:space="preserve">2.1 - O usuário cancelar a alteração dos dados.</w:t>
            </w:r>
          </w:p>
          <w:p w:rsidR="00000000" w:rsidDel="00000000" w:rsidP="00000000" w:rsidRDefault="00000000" w:rsidRPr="00000000" w14:paraId="000005CA">
            <w:pPr>
              <w:spacing w:line="240" w:lineRule="auto"/>
              <w:rPr>
                <w:color w:val="222222"/>
                <w:sz w:val="24"/>
                <w:szCs w:val="24"/>
              </w:rPr>
            </w:pPr>
            <w:r w:rsidDel="00000000" w:rsidR="00000000" w:rsidRPr="00000000">
              <w:rPr>
                <w:color w:val="222222"/>
                <w:sz w:val="24"/>
                <w:szCs w:val="24"/>
                <w:rtl w:val="0"/>
              </w:rPr>
              <w:t xml:space="preserve">2.1.2 - O sistema não armazena as informações do cadastro.</w:t>
            </w:r>
          </w:p>
          <w:p w:rsidR="00000000" w:rsidDel="00000000" w:rsidP="00000000" w:rsidRDefault="00000000" w:rsidRPr="00000000" w14:paraId="000005CB">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CC">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D">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CE">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realiza a alteração.</w:t>
            </w:r>
          </w:p>
        </w:tc>
      </w:tr>
      <w:t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CF">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0">
            <w:pPr>
              <w:spacing w:line="240" w:lineRule="auto"/>
              <w:rPr>
                <w:color w:val="222222"/>
                <w:sz w:val="24"/>
                <w:szCs w:val="24"/>
              </w:rPr>
            </w:pPr>
            <w:r w:rsidDel="00000000" w:rsidR="00000000" w:rsidRPr="00000000">
              <w:rPr>
                <w:color w:val="222222"/>
                <w:sz w:val="24"/>
                <w:szCs w:val="24"/>
                <w:rtl w:val="0"/>
              </w:rPr>
              <w:t xml:space="preserve"> </w:t>
            </w:r>
          </w:p>
        </w:tc>
      </w:tr>
    </w:tbl>
    <w:p w:rsidR="00000000" w:rsidDel="00000000" w:rsidP="00000000" w:rsidRDefault="00000000" w:rsidRPr="00000000" w14:paraId="000005D1">
      <w:pPr>
        <w:pStyle w:val="Heading1"/>
        <w:ind w:firstLine="720"/>
        <w:rPr>
          <w:color w:val="222222"/>
          <w:sz w:val="24"/>
          <w:szCs w:val="24"/>
        </w:rPr>
      </w:pPr>
      <w:bookmarkStart w:colFirst="0" w:colLast="0" w:name="_heading=h.10nqqprmcrvw" w:id="48"/>
      <w:bookmarkEnd w:id="48"/>
      <w:r w:rsidDel="00000000" w:rsidR="00000000" w:rsidRPr="00000000">
        <w:rPr>
          <w:rtl w:val="0"/>
        </w:rPr>
      </w:r>
    </w:p>
    <w:tbl>
      <w:tblPr>
        <w:tblStyle w:val="Table23"/>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2">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3">
            <w:pPr>
              <w:spacing w:line="240" w:lineRule="auto"/>
              <w:jc w:val="both"/>
              <w:rPr>
                <w:color w:val="222222"/>
                <w:sz w:val="24"/>
                <w:szCs w:val="24"/>
              </w:rPr>
            </w:pPr>
            <w:r w:rsidDel="00000000" w:rsidR="00000000" w:rsidRPr="00000000">
              <w:rPr>
                <w:b w:val="1"/>
                <w:color w:val="222222"/>
                <w:sz w:val="24"/>
                <w:szCs w:val="24"/>
                <w:rtl w:val="0"/>
              </w:rPr>
              <w:t xml:space="preserve">CSU 008</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4">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5">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0" w:firstLine="0"/>
              <w:jc w:val="left"/>
              <w:rPr>
                <w:color w:val="222222"/>
                <w:sz w:val="24"/>
                <w:szCs w:val="24"/>
              </w:rPr>
            </w:pPr>
            <w:r w:rsidDel="00000000" w:rsidR="00000000" w:rsidRPr="00000000">
              <w:rPr>
                <w:color w:val="222222"/>
                <w:sz w:val="24"/>
                <w:szCs w:val="24"/>
                <w:rtl w:val="0"/>
              </w:rPr>
              <w:t xml:space="preserve">Efetuar controle de produção</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6">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7">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8">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9">
            <w:pPr>
              <w:spacing w:line="240" w:lineRule="auto"/>
              <w:rPr>
                <w:color w:val="222222"/>
                <w:sz w:val="24"/>
                <w:szCs w:val="24"/>
              </w:rPr>
            </w:pPr>
            <w:r w:rsidDel="00000000" w:rsidR="00000000" w:rsidRPr="00000000">
              <w:rPr>
                <w:color w:val="222222"/>
                <w:sz w:val="24"/>
                <w:szCs w:val="24"/>
                <w:rtl w:val="0"/>
              </w:rPr>
              <w:t xml:space="preserve">RF 008</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A">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B">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C">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D">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Efetuar o controle de produção.</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E">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DF">
            <w:pPr>
              <w:spacing w:line="240" w:lineRule="auto"/>
              <w:rPr>
                <w:color w:val="222222"/>
                <w:sz w:val="24"/>
                <w:szCs w:val="24"/>
              </w:rPr>
            </w:pPr>
            <w:r w:rsidDel="00000000" w:rsidR="00000000" w:rsidRPr="00000000">
              <w:rPr>
                <w:color w:val="222222"/>
                <w:sz w:val="24"/>
                <w:szCs w:val="24"/>
                <w:rtl w:val="0"/>
              </w:rPr>
              <w:t xml:space="preserve">Usuário logado no sistema, relatório de produção diário preenchido de forma correta.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0">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1">
            <w:pPr>
              <w:spacing w:line="240" w:lineRule="auto"/>
              <w:rPr>
                <w:color w:val="222222"/>
                <w:sz w:val="24"/>
                <w:szCs w:val="24"/>
              </w:rPr>
            </w:pPr>
            <w:r w:rsidDel="00000000" w:rsidR="00000000" w:rsidRPr="00000000">
              <w:rPr>
                <w:color w:val="222222"/>
                <w:sz w:val="24"/>
                <w:szCs w:val="24"/>
                <w:rtl w:val="0"/>
              </w:rPr>
              <w:t xml:space="preserve">Controle de produção gerado.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2">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3">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5E4">
            <w:pPr>
              <w:spacing w:line="240" w:lineRule="auto"/>
              <w:rPr>
                <w:color w:val="222222"/>
                <w:sz w:val="24"/>
                <w:szCs w:val="24"/>
              </w:rPr>
            </w:pPr>
            <w:r w:rsidDel="00000000" w:rsidR="00000000" w:rsidRPr="00000000">
              <w:rPr>
                <w:color w:val="222222"/>
                <w:sz w:val="24"/>
                <w:szCs w:val="24"/>
                <w:rtl w:val="0"/>
              </w:rPr>
              <w:t xml:space="preserve">2 - O usuário clica em produção.</w:t>
            </w:r>
          </w:p>
          <w:p w:rsidR="00000000" w:rsidDel="00000000" w:rsidP="00000000" w:rsidRDefault="00000000" w:rsidRPr="00000000" w14:paraId="000005E5">
            <w:pPr>
              <w:spacing w:line="240" w:lineRule="auto"/>
              <w:rPr>
                <w:color w:val="222222"/>
                <w:sz w:val="24"/>
                <w:szCs w:val="24"/>
              </w:rPr>
            </w:pPr>
            <w:r w:rsidDel="00000000" w:rsidR="00000000" w:rsidRPr="00000000">
              <w:rPr>
                <w:color w:val="222222"/>
                <w:sz w:val="24"/>
                <w:szCs w:val="24"/>
                <w:rtl w:val="0"/>
              </w:rPr>
              <w:t xml:space="preserve">3 - Clicar em “Relatório de Produção”.</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6">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E7">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5E8">
            <w:pPr>
              <w:spacing w:line="240" w:lineRule="auto"/>
              <w:rPr>
                <w:color w:val="222222"/>
                <w:sz w:val="24"/>
                <w:szCs w:val="24"/>
              </w:rPr>
            </w:pPr>
            <w:r w:rsidDel="00000000" w:rsidR="00000000" w:rsidRPr="00000000">
              <w:rPr>
                <w:color w:val="222222"/>
                <w:sz w:val="24"/>
                <w:szCs w:val="24"/>
                <w:rtl w:val="0"/>
              </w:rPr>
              <w:t xml:space="preserve">1.1 O usuário clica em  “Relatório de Produção”. </w:t>
            </w:r>
          </w:p>
          <w:p w:rsidR="00000000" w:rsidDel="00000000" w:rsidP="00000000" w:rsidRDefault="00000000" w:rsidRPr="00000000" w14:paraId="000005E9">
            <w:pPr>
              <w:spacing w:line="240" w:lineRule="auto"/>
              <w:rPr>
                <w:color w:val="222222"/>
                <w:sz w:val="24"/>
                <w:szCs w:val="24"/>
              </w:rPr>
            </w:pPr>
            <w:r w:rsidDel="00000000" w:rsidR="00000000" w:rsidRPr="00000000">
              <w:rPr>
                <w:color w:val="222222"/>
                <w:sz w:val="24"/>
                <w:szCs w:val="24"/>
                <w:rtl w:val="0"/>
              </w:rPr>
              <w:t xml:space="preserve">1.2 O usuário clica em mostrar resultados.</w:t>
            </w:r>
          </w:p>
          <w:p w:rsidR="00000000" w:rsidDel="00000000" w:rsidP="00000000" w:rsidRDefault="00000000" w:rsidRPr="00000000" w14:paraId="000005EA">
            <w:pPr>
              <w:spacing w:line="240" w:lineRule="auto"/>
              <w:rPr>
                <w:color w:val="222222"/>
                <w:sz w:val="24"/>
                <w:szCs w:val="24"/>
              </w:rPr>
            </w:pPr>
            <w:r w:rsidDel="00000000" w:rsidR="00000000" w:rsidRPr="00000000">
              <w:rPr>
                <w:color w:val="222222"/>
                <w:sz w:val="24"/>
                <w:szCs w:val="24"/>
                <w:rtl w:val="0"/>
              </w:rPr>
              <w:t xml:space="preserve">1.3 O sistema efetua o cálculo.</w:t>
            </w:r>
          </w:p>
          <w:p w:rsidR="00000000" w:rsidDel="00000000" w:rsidP="00000000" w:rsidRDefault="00000000" w:rsidRPr="00000000" w14:paraId="000005EB">
            <w:pPr>
              <w:spacing w:line="240" w:lineRule="auto"/>
              <w:rPr>
                <w:color w:val="222222"/>
                <w:sz w:val="24"/>
                <w:szCs w:val="24"/>
              </w:rPr>
            </w:pPr>
            <w:r w:rsidDel="00000000" w:rsidR="00000000" w:rsidRPr="00000000">
              <w:rPr>
                <w:color w:val="222222"/>
                <w:sz w:val="24"/>
                <w:szCs w:val="24"/>
                <w:rtl w:val="0"/>
              </w:rPr>
              <w:t xml:space="preserve">1.4 O sistema informa o relatório de produção.</w:t>
            </w:r>
          </w:p>
          <w:p w:rsidR="00000000" w:rsidDel="00000000" w:rsidP="00000000" w:rsidRDefault="00000000" w:rsidRPr="00000000" w14:paraId="000005EC">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5ED">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5EE">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5EF">
            <w:pPr>
              <w:spacing w:line="240" w:lineRule="auto"/>
              <w:rPr>
                <w:color w:val="222222"/>
                <w:sz w:val="24"/>
                <w:szCs w:val="24"/>
              </w:rPr>
            </w:pPr>
            <w:r w:rsidDel="00000000" w:rsidR="00000000" w:rsidRPr="00000000">
              <w:rPr>
                <w:color w:val="222222"/>
                <w:sz w:val="24"/>
                <w:szCs w:val="24"/>
                <w:rtl w:val="0"/>
              </w:rPr>
              <w:t xml:space="preserve">2.1 - O usuário cancelar a ação.</w:t>
            </w:r>
          </w:p>
          <w:p w:rsidR="00000000" w:rsidDel="00000000" w:rsidP="00000000" w:rsidRDefault="00000000" w:rsidRPr="00000000" w14:paraId="000005F0">
            <w:pPr>
              <w:spacing w:line="240" w:lineRule="auto"/>
              <w:rPr>
                <w:color w:val="222222"/>
                <w:sz w:val="24"/>
                <w:szCs w:val="24"/>
              </w:rPr>
            </w:pPr>
            <w:r w:rsidDel="00000000" w:rsidR="00000000" w:rsidRPr="00000000">
              <w:rPr>
                <w:color w:val="222222"/>
                <w:sz w:val="24"/>
                <w:szCs w:val="24"/>
                <w:rtl w:val="0"/>
              </w:rPr>
              <w:t xml:space="preserve">2.1.2 - O sistema não informa o relatório.</w:t>
            </w:r>
          </w:p>
          <w:p w:rsidR="00000000" w:rsidDel="00000000" w:rsidP="00000000" w:rsidRDefault="00000000" w:rsidRPr="00000000" w14:paraId="000005F1">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2">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3">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5F4">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permite a ação..</w:t>
            </w:r>
          </w:p>
        </w:tc>
      </w:tr>
      <w:t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5">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6">
            <w:pPr>
              <w:spacing w:line="240" w:lineRule="auto"/>
              <w:rPr>
                <w:color w:val="222222"/>
                <w:sz w:val="24"/>
                <w:szCs w:val="24"/>
              </w:rPr>
            </w:pPr>
            <w:r w:rsidDel="00000000" w:rsidR="00000000" w:rsidRPr="00000000">
              <w:rPr>
                <w:color w:val="222222"/>
                <w:sz w:val="24"/>
                <w:szCs w:val="24"/>
                <w:rtl w:val="0"/>
              </w:rPr>
              <w:t xml:space="preserve"> RQ001.</w:t>
            </w:r>
          </w:p>
        </w:tc>
      </w:tr>
    </w:tbl>
    <w:p w:rsidR="00000000" w:rsidDel="00000000" w:rsidP="00000000" w:rsidRDefault="00000000" w:rsidRPr="00000000" w14:paraId="000005F7">
      <w:pPr>
        <w:pStyle w:val="Heading1"/>
        <w:ind w:firstLine="720"/>
        <w:rPr>
          <w:color w:val="222222"/>
          <w:sz w:val="24"/>
          <w:szCs w:val="24"/>
        </w:rPr>
      </w:pPr>
      <w:bookmarkStart w:colFirst="0" w:colLast="0" w:name="_heading=h.vdg2a7jlyq9q" w:id="49"/>
      <w:bookmarkEnd w:id="49"/>
      <w:r w:rsidDel="00000000" w:rsidR="00000000" w:rsidRPr="00000000">
        <w:rPr>
          <w:rtl w:val="0"/>
        </w:rPr>
      </w:r>
    </w:p>
    <w:tbl>
      <w:tblPr>
        <w:tblStyle w:val="Table24"/>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8">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9">
            <w:pPr>
              <w:spacing w:line="240" w:lineRule="auto"/>
              <w:jc w:val="both"/>
              <w:rPr>
                <w:color w:val="222222"/>
                <w:sz w:val="24"/>
                <w:szCs w:val="24"/>
              </w:rPr>
            </w:pPr>
            <w:r w:rsidDel="00000000" w:rsidR="00000000" w:rsidRPr="00000000">
              <w:rPr>
                <w:b w:val="1"/>
                <w:color w:val="222222"/>
                <w:sz w:val="24"/>
                <w:szCs w:val="24"/>
                <w:rtl w:val="0"/>
              </w:rPr>
              <w:t xml:space="preserve">CSU 009</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A">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B">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Emitir controle de produção</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C">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D">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E">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5FF">
            <w:pPr>
              <w:spacing w:line="240" w:lineRule="auto"/>
              <w:rPr>
                <w:color w:val="222222"/>
                <w:sz w:val="24"/>
                <w:szCs w:val="24"/>
              </w:rPr>
            </w:pPr>
            <w:r w:rsidDel="00000000" w:rsidR="00000000" w:rsidRPr="00000000">
              <w:rPr>
                <w:color w:val="222222"/>
                <w:sz w:val="24"/>
                <w:szCs w:val="24"/>
                <w:rtl w:val="0"/>
              </w:rPr>
              <w:t xml:space="preserve">RF 009</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0">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1">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2">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3">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Emitir o controle de produção.</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4">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5">
            <w:pPr>
              <w:spacing w:line="240" w:lineRule="auto"/>
              <w:rPr>
                <w:color w:val="222222"/>
                <w:sz w:val="24"/>
                <w:szCs w:val="24"/>
              </w:rPr>
            </w:pPr>
            <w:r w:rsidDel="00000000" w:rsidR="00000000" w:rsidRPr="00000000">
              <w:rPr>
                <w:color w:val="222222"/>
                <w:sz w:val="24"/>
                <w:szCs w:val="24"/>
                <w:rtl w:val="0"/>
              </w:rPr>
              <w:t xml:space="preserve">Usuário logado no sistema, relatório de produção diário preenchido de forma correta.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6">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7">
            <w:pPr>
              <w:spacing w:line="240" w:lineRule="auto"/>
              <w:rPr>
                <w:color w:val="222222"/>
                <w:sz w:val="24"/>
                <w:szCs w:val="24"/>
              </w:rPr>
            </w:pPr>
            <w:r w:rsidDel="00000000" w:rsidR="00000000" w:rsidRPr="00000000">
              <w:rPr>
                <w:color w:val="222222"/>
                <w:sz w:val="24"/>
                <w:szCs w:val="24"/>
                <w:rtl w:val="0"/>
              </w:rPr>
              <w:t xml:space="preserve">Controle de produção gerado.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8">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9">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60A">
            <w:pPr>
              <w:spacing w:line="240" w:lineRule="auto"/>
              <w:rPr>
                <w:color w:val="222222"/>
                <w:sz w:val="24"/>
                <w:szCs w:val="24"/>
              </w:rPr>
            </w:pPr>
            <w:r w:rsidDel="00000000" w:rsidR="00000000" w:rsidRPr="00000000">
              <w:rPr>
                <w:color w:val="222222"/>
                <w:sz w:val="24"/>
                <w:szCs w:val="24"/>
                <w:rtl w:val="0"/>
              </w:rPr>
              <w:t xml:space="preserve">2 - O usuário clica em produção.</w:t>
            </w:r>
          </w:p>
          <w:p w:rsidR="00000000" w:rsidDel="00000000" w:rsidP="00000000" w:rsidRDefault="00000000" w:rsidRPr="00000000" w14:paraId="0000060B">
            <w:pPr>
              <w:spacing w:line="240" w:lineRule="auto"/>
              <w:rPr>
                <w:color w:val="222222"/>
                <w:sz w:val="24"/>
                <w:szCs w:val="24"/>
              </w:rPr>
            </w:pPr>
            <w:r w:rsidDel="00000000" w:rsidR="00000000" w:rsidRPr="00000000">
              <w:rPr>
                <w:color w:val="222222"/>
                <w:sz w:val="24"/>
                <w:szCs w:val="24"/>
                <w:rtl w:val="0"/>
              </w:rPr>
              <w:t xml:space="preserve">3 - Clicar em “Relatório de Produção”.</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C">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0D">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60E">
            <w:pPr>
              <w:spacing w:line="240" w:lineRule="auto"/>
              <w:rPr>
                <w:color w:val="222222"/>
                <w:sz w:val="24"/>
                <w:szCs w:val="24"/>
              </w:rPr>
            </w:pPr>
            <w:r w:rsidDel="00000000" w:rsidR="00000000" w:rsidRPr="00000000">
              <w:rPr>
                <w:color w:val="222222"/>
                <w:sz w:val="24"/>
                <w:szCs w:val="24"/>
                <w:rtl w:val="0"/>
              </w:rPr>
              <w:t xml:space="preserve">1.1 O usuário clica em  “Relatório de Produção”. </w:t>
            </w:r>
          </w:p>
          <w:p w:rsidR="00000000" w:rsidDel="00000000" w:rsidP="00000000" w:rsidRDefault="00000000" w:rsidRPr="00000000" w14:paraId="0000060F">
            <w:pPr>
              <w:spacing w:line="240" w:lineRule="auto"/>
              <w:rPr>
                <w:color w:val="222222"/>
                <w:sz w:val="24"/>
                <w:szCs w:val="24"/>
              </w:rPr>
            </w:pPr>
            <w:r w:rsidDel="00000000" w:rsidR="00000000" w:rsidRPr="00000000">
              <w:rPr>
                <w:color w:val="222222"/>
                <w:sz w:val="24"/>
                <w:szCs w:val="24"/>
                <w:rtl w:val="0"/>
              </w:rPr>
              <w:t xml:space="preserve">1.2 O usuário clica em mostrar resultados.</w:t>
            </w:r>
          </w:p>
          <w:p w:rsidR="00000000" w:rsidDel="00000000" w:rsidP="00000000" w:rsidRDefault="00000000" w:rsidRPr="00000000" w14:paraId="00000610">
            <w:pPr>
              <w:spacing w:line="240" w:lineRule="auto"/>
              <w:rPr>
                <w:color w:val="222222"/>
                <w:sz w:val="24"/>
                <w:szCs w:val="24"/>
              </w:rPr>
            </w:pPr>
            <w:r w:rsidDel="00000000" w:rsidR="00000000" w:rsidRPr="00000000">
              <w:rPr>
                <w:color w:val="222222"/>
                <w:sz w:val="24"/>
                <w:szCs w:val="24"/>
                <w:rtl w:val="0"/>
              </w:rPr>
              <w:t xml:space="preserve">1.3 O sistema efetua o cálculo.</w:t>
            </w:r>
          </w:p>
          <w:p w:rsidR="00000000" w:rsidDel="00000000" w:rsidP="00000000" w:rsidRDefault="00000000" w:rsidRPr="00000000" w14:paraId="00000611">
            <w:pPr>
              <w:spacing w:line="240" w:lineRule="auto"/>
              <w:rPr>
                <w:color w:val="222222"/>
                <w:sz w:val="24"/>
                <w:szCs w:val="24"/>
              </w:rPr>
            </w:pPr>
            <w:r w:rsidDel="00000000" w:rsidR="00000000" w:rsidRPr="00000000">
              <w:rPr>
                <w:color w:val="222222"/>
                <w:sz w:val="24"/>
                <w:szCs w:val="24"/>
                <w:rtl w:val="0"/>
              </w:rPr>
              <w:t xml:space="preserve">1.4 O sistema emite o relatório de produção.</w:t>
            </w:r>
          </w:p>
          <w:p w:rsidR="00000000" w:rsidDel="00000000" w:rsidP="00000000" w:rsidRDefault="00000000" w:rsidRPr="00000000" w14:paraId="00000612">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613">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614">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615">
            <w:pPr>
              <w:spacing w:line="240" w:lineRule="auto"/>
              <w:rPr>
                <w:color w:val="222222"/>
                <w:sz w:val="24"/>
                <w:szCs w:val="24"/>
              </w:rPr>
            </w:pPr>
            <w:r w:rsidDel="00000000" w:rsidR="00000000" w:rsidRPr="00000000">
              <w:rPr>
                <w:color w:val="222222"/>
                <w:sz w:val="24"/>
                <w:szCs w:val="24"/>
                <w:rtl w:val="0"/>
              </w:rPr>
              <w:t xml:space="preserve">2.1 - O usuário cancelar a ação.</w:t>
            </w:r>
          </w:p>
          <w:p w:rsidR="00000000" w:rsidDel="00000000" w:rsidP="00000000" w:rsidRDefault="00000000" w:rsidRPr="00000000" w14:paraId="00000616">
            <w:pPr>
              <w:spacing w:line="240" w:lineRule="auto"/>
              <w:rPr>
                <w:color w:val="222222"/>
                <w:sz w:val="24"/>
                <w:szCs w:val="24"/>
              </w:rPr>
            </w:pPr>
            <w:r w:rsidDel="00000000" w:rsidR="00000000" w:rsidRPr="00000000">
              <w:rPr>
                <w:color w:val="222222"/>
                <w:sz w:val="24"/>
                <w:szCs w:val="24"/>
                <w:rtl w:val="0"/>
              </w:rPr>
              <w:t xml:space="preserve">2.1.2 - O sistema não informa o relatório.</w:t>
            </w:r>
          </w:p>
          <w:p w:rsidR="00000000" w:rsidDel="00000000" w:rsidP="00000000" w:rsidRDefault="00000000" w:rsidRPr="00000000" w14:paraId="00000617">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18">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9">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61A">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permite a ação..</w:t>
            </w:r>
          </w:p>
        </w:tc>
      </w:tr>
      <w:t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1B">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1C">
            <w:pPr>
              <w:spacing w:line="240" w:lineRule="auto"/>
              <w:rPr>
                <w:color w:val="222222"/>
                <w:sz w:val="24"/>
                <w:szCs w:val="24"/>
              </w:rPr>
            </w:pPr>
            <w:r w:rsidDel="00000000" w:rsidR="00000000" w:rsidRPr="00000000">
              <w:rPr>
                <w:color w:val="222222"/>
                <w:sz w:val="24"/>
                <w:szCs w:val="24"/>
                <w:rtl w:val="0"/>
              </w:rPr>
              <w:t xml:space="preserve"> RQ001.</w:t>
            </w:r>
          </w:p>
        </w:tc>
      </w:tr>
    </w:tbl>
    <w:p w:rsidR="00000000" w:rsidDel="00000000" w:rsidP="00000000" w:rsidRDefault="00000000" w:rsidRPr="00000000" w14:paraId="0000061D">
      <w:pPr>
        <w:pStyle w:val="Heading1"/>
        <w:ind w:firstLine="720"/>
        <w:rPr>
          <w:color w:val="222222"/>
          <w:sz w:val="24"/>
          <w:szCs w:val="24"/>
        </w:rPr>
      </w:pPr>
      <w:bookmarkStart w:colFirst="0" w:colLast="0" w:name="_heading=h.lc82aksjxbqh" w:id="50"/>
      <w:bookmarkEnd w:id="50"/>
      <w:r w:rsidDel="00000000" w:rsidR="00000000" w:rsidRPr="00000000">
        <w:rPr>
          <w:rtl w:val="0"/>
        </w:rPr>
      </w:r>
    </w:p>
    <w:tbl>
      <w:tblPr>
        <w:tblStyle w:val="Table25"/>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1E">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1F">
            <w:pPr>
              <w:spacing w:line="240" w:lineRule="auto"/>
              <w:jc w:val="both"/>
              <w:rPr>
                <w:color w:val="222222"/>
                <w:sz w:val="24"/>
                <w:szCs w:val="24"/>
              </w:rPr>
            </w:pPr>
            <w:r w:rsidDel="00000000" w:rsidR="00000000" w:rsidRPr="00000000">
              <w:rPr>
                <w:b w:val="1"/>
                <w:color w:val="222222"/>
                <w:sz w:val="24"/>
                <w:szCs w:val="24"/>
                <w:rtl w:val="0"/>
              </w:rPr>
              <w:t xml:space="preserve">CSU 010</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0">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1">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Gerar controle de produção</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2">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3">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4">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5">
            <w:pPr>
              <w:spacing w:line="240" w:lineRule="auto"/>
              <w:rPr>
                <w:color w:val="222222"/>
                <w:sz w:val="24"/>
                <w:szCs w:val="24"/>
              </w:rPr>
            </w:pPr>
            <w:r w:rsidDel="00000000" w:rsidR="00000000" w:rsidRPr="00000000">
              <w:rPr>
                <w:color w:val="222222"/>
                <w:sz w:val="24"/>
                <w:szCs w:val="24"/>
                <w:rtl w:val="0"/>
              </w:rPr>
              <w:t xml:space="preserve">RF 010</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6">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7">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8">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9">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Gerar o controle de produção.</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A">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B">
            <w:pPr>
              <w:spacing w:line="240" w:lineRule="auto"/>
              <w:rPr>
                <w:color w:val="222222"/>
                <w:sz w:val="24"/>
                <w:szCs w:val="24"/>
              </w:rPr>
            </w:pPr>
            <w:r w:rsidDel="00000000" w:rsidR="00000000" w:rsidRPr="00000000">
              <w:rPr>
                <w:color w:val="222222"/>
                <w:sz w:val="24"/>
                <w:szCs w:val="24"/>
                <w:rtl w:val="0"/>
              </w:rPr>
              <w:t xml:space="preserve">Usuário logado no sistema, relatório de produção diário preenchido de forma correta.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C">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D">
            <w:pPr>
              <w:spacing w:line="240" w:lineRule="auto"/>
              <w:rPr>
                <w:color w:val="222222"/>
                <w:sz w:val="24"/>
                <w:szCs w:val="24"/>
              </w:rPr>
            </w:pPr>
            <w:r w:rsidDel="00000000" w:rsidR="00000000" w:rsidRPr="00000000">
              <w:rPr>
                <w:color w:val="222222"/>
                <w:sz w:val="24"/>
                <w:szCs w:val="24"/>
                <w:rtl w:val="0"/>
              </w:rPr>
              <w:t xml:space="preserve">Controle de produção gerado.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E">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2F">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630">
            <w:pPr>
              <w:spacing w:line="240" w:lineRule="auto"/>
              <w:rPr>
                <w:color w:val="222222"/>
                <w:sz w:val="24"/>
                <w:szCs w:val="24"/>
              </w:rPr>
            </w:pPr>
            <w:r w:rsidDel="00000000" w:rsidR="00000000" w:rsidRPr="00000000">
              <w:rPr>
                <w:color w:val="222222"/>
                <w:sz w:val="24"/>
                <w:szCs w:val="24"/>
                <w:rtl w:val="0"/>
              </w:rPr>
              <w:t xml:space="preserve">2 - O usuário clica em produção.</w:t>
            </w:r>
          </w:p>
          <w:p w:rsidR="00000000" w:rsidDel="00000000" w:rsidP="00000000" w:rsidRDefault="00000000" w:rsidRPr="00000000" w14:paraId="00000631">
            <w:pPr>
              <w:spacing w:line="240" w:lineRule="auto"/>
              <w:rPr>
                <w:color w:val="222222"/>
                <w:sz w:val="24"/>
                <w:szCs w:val="24"/>
              </w:rPr>
            </w:pPr>
            <w:r w:rsidDel="00000000" w:rsidR="00000000" w:rsidRPr="00000000">
              <w:rPr>
                <w:color w:val="222222"/>
                <w:sz w:val="24"/>
                <w:szCs w:val="24"/>
                <w:rtl w:val="0"/>
              </w:rPr>
              <w:t xml:space="preserve">3 - Clicar em “Relatório de Produção”.</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32">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33">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634">
            <w:pPr>
              <w:spacing w:line="240" w:lineRule="auto"/>
              <w:rPr>
                <w:color w:val="222222"/>
                <w:sz w:val="24"/>
                <w:szCs w:val="24"/>
              </w:rPr>
            </w:pPr>
            <w:r w:rsidDel="00000000" w:rsidR="00000000" w:rsidRPr="00000000">
              <w:rPr>
                <w:color w:val="222222"/>
                <w:sz w:val="24"/>
                <w:szCs w:val="24"/>
                <w:rtl w:val="0"/>
              </w:rPr>
              <w:t xml:space="preserve">1.1 O usuário clica em  “Relatório de Produção”. </w:t>
            </w:r>
          </w:p>
          <w:p w:rsidR="00000000" w:rsidDel="00000000" w:rsidP="00000000" w:rsidRDefault="00000000" w:rsidRPr="00000000" w14:paraId="00000635">
            <w:pPr>
              <w:spacing w:line="240" w:lineRule="auto"/>
              <w:rPr>
                <w:color w:val="222222"/>
                <w:sz w:val="24"/>
                <w:szCs w:val="24"/>
              </w:rPr>
            </w:pPr>
            <w:r w:rsidDel="00000000" w:rsidR="00000000" w:rsidRPr="00000000">
              <w:rPr>
                <w:color w:val="222222"/>
                <w:sz w:val="24"/>
                <w:szCs w:val="24"/>
                <w:rtl w:val="0"/>
              </w:rPr>
              <w:t xml:space="preserve">1.2 O usuário clica em mostrar resultados.</w:t>
            </w:r>
          </w:p>
          <w:p w:rsidR="00000000" w:rsidDel="00000000" w:rsidP="00000000" w:rsidRDefault="00000000" w:rsidRPr="00000000" w14:paraId="00000636">
            <w:pPr>
              <w:spacing w:line="240" w:lineRule="auto"/>
              <w:rPr>
                <w:color w:val="222222"/>
                <w:sz w:val="24"/>
                <w:szCs w:val="24"/>
              </w:rPr>
            </w:pPr>
            <w:r w:rsidDel="00000000" w:rsidR="00000000" w:rsidRPr="00000000">
              <w:rPr>
                <w:color w:val="222222"/>
                <w:sz w:val="24"/>
                <w:szCs w:val="24"/>
                <w:rtl w:val="0"/>
              </w:rPr>
              <w:t xml:space="preserve">1.3 O sistema efetua o cálculo.</w:t>
            </w:r>
          </w:p>
          <w:p w:rsidR="00000000" w:rsidDel="00000000" w:rsidP="00000000" w:rsidRDefault="00000000" w:rsidRPr="00000000" w14:paraId="00000637">
            <w:pPr>
              <w:spacing w:line="240" w:lineRule="auto"/>
              <w:rPr>
                <w:color w:val="222222"/>
                <w:sz w:val="24"/>
                <w:szCs w:val="24"/>
              </w:rPr>
            </w:pPr>
            <w:r w:rsidDel="00000000" w:rsidR="00000000" w:rsidRPr="00000000">
              <w:rPr>
                <w:color w:val="222222"/>
                <w:sz w:val="24"/>
                <w:szCs w:val="24"/>
                <w:rtl w:val="0"/>
              </w:rPr>
              <w:t xml:space="preserve">1.4 O sistema vai gerar o relatório de produção.</w:t>
            </w:r>
          </w:p>
          <w:p w:rsidR="00000000" w:rsidDel="00000000" w:rsidP="00000000" w:rsidRDefault="00000000" w:rsidRPr="00000000" w14:paraId="00000638">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639">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63A">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63B">
            <w:pPr>
              <w:spacing w:line="240" w:lineRule="auto"/>
              <w:rPr>
                <w:color w:val="222222"/>
                <w:sz w:val="24"/>
                <w:szCs w:val="24"/>
              </w:rPr>
            </w:pPr>
            <w:r w:rsidDel="00000000" w:rsidR="00000000" w:rsidRPr="00000000">
              <w:rPr>
                <w:color w:val="222222"/>
                <w:sz w:val="24"/>
                <w:szCs w:val="24"/>
                <w:rtl w:val="0"/>
              </w:rPr>
              <w:t xml:space="preserve">2.1 - O usuário cancelar a ação.</w:t>
            </w:r>
          </w:p>
          <w:p w:rsidR="00000000" w:rsidDel="00000000" w:rsidP="00000000" w:rsidRDefault="00000000" w:rsidRPr="00000000" w14:paraId="0000063C">
            <w:pPr>
              <w:spacing w:line="240" w:lineRule="auto"/>
              <w:rPr>
                <w:color w:val="222222"/>
                <w:sz w:val="24"/>
                <w:szCs w:val="24"/>
              </w:rPr>
            </w:pPr>
            <w:r w:rsidDel="00000000" w:rsidR="00000000" w:rsidRPr="00000000">
              <w:rPr>
                <w:color w:val="222222"/>
                <w:sz w:val="24"/>
                <w:szCs w:val="24"/>
                <w:rtl w:val="0"/>
              </w:rPr>
              <w:t xml:space="preserve">2.1.2 - O sistema não informa o relatório.</w:t>
            </w:r>
          </w:p>
          <w:p w:rsidR="00000000" w:rsidDel="00000000" w:rsidP="00000000" w:rsidRDefault="00000000" w:rsidRPr="00000000" w14:paraId="0000063D">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3E">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F">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640">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permite a ação..</w:t>
            </w:r>
          </w:p>
        </w:tc>
      </w:tr>
      <w:t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1">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2">
            <w:pPr>
              <w:spacing w:line="240" w:lineRule="auto"/>
              <w:rPr>
                <w:color w:val="222222"/>
                <w:sz w:val="24"/>
                <w:szCs w:val="24"/>
              </w:rPr>
            </w:pPr>
            <w:r w:rsidDel="00000000" w:rsidR="00000000" w:rsidRPr="00000000">
              <w:rPr>
                <w:color w:val="222222"/>
                <w:sz w:val="24"/>
                <w:szCs w:val="24"/>
                <w:rtl w:val="0"/>
              </w:rPr>
              <w:t xml:space="preserve"> RQ001.</w:t>
            </w:r>
          </w:p>
        </w:tc>
      </w:tr>
    </w:tbl>
    <w:p w:rsidR="00000000" w:rsidDel="00000000" w:rsidP="00000000" w:rsidRDefault="00000000" w:rsidRPr="00000000" w14:paraId="00000643">
      <w:pPr>
        <w:pStyle w:val="Heading1"/>
        <w:ind w:firstLine="720"/>
        <w:rPr>
          <w:color w:val="222222"/>
          <w:sz w:val="24"/>
          <w:szCs w:val="24"/>
        </w:rPr>
      </w:pPr>
      <w:bookmarkStart w:colFirst="0" w:colLast="0" w:name="_heading=h.iknmeihqaf7e" w:id="51"/>
      <w:bookmarkEnd w:id="51"/>
      <w:r w:rsidDel="00000000" w:rsidR="00000000" w:rsidRPr="00000000">
        <w:rPr>
          <w:rtl w:val="0"/>
        </w:rPr>
      </w:r>
    </w:p>
    <w:tbl>
      <w:tblPr>
        <w:tblStyle w:val="Table26"/>
        <w:tblW w:w="9810.0" w:type="dxa"/>
        <w:jc w:val="left"/>
        <w:tblInd w:w="1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7170"/>
        <w:tblGridChange w:id="0">
          <w:tblGrid>
            <w:gridCol w:w="2640"/>
            <w:gridCol w:w="7170"/>
          </w:tblGrid>
        </w:tblGridChange>
      </w:tblGrid>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4">
            <w:pPr>
              <w:spacing w:line="240" w:lineRule="auto"/>
              <w:rPr>
                <w:color w:val="222222"/>
                <w:sz w:val="24"/>
                <w:szCs w:val="24"/>
              </w:rPr>
            </w:pPr>
            <w:r w:rsidDel="00000000" w:rsidR="00000000" w:rsidRPr="00000000">
              <w:rPr>
                <w:b w:val="1"/>
                <w:color w:val="222222"/>
                <w:sz w:val="24"/>
                <w:szCs w:val="24"/>
                <w:rtl w:val="0"/>
              </w:rPr>
              <w:t xml:space="preserve">Identificador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5">
            <w:pPr>
              <w:spacing w:line="240" w:lineRule="auto"/>
              <w:jc w:val="both"/>
              <w:rPr>
                <w:color w:val="222222"/>
                <w:sz w:val="24"/>
                <w:szCs w:val="24"/>
              </w:rPr>
            </w:pPr>
            <w:r w:rsidDel="00000000" w:rsidR="00000000" w:rsidRPr="00000000">
              <w:rPr>
                <w:b w:val="1"/>
                <w:color w:val="222222"/>
                <w:sz w:val="24"/>
                <w:szCs w:val="24"/>
                <w:rtl w:val="0"/>
              </w:rPr>
              <w:t xml:space="preserve">CSU 011</w:t>
            </w:r>
            <w:r w:rsidDel="00000000" w:rsidR="00000000" w:rsidRPr="00000000">
              <w:rPr>
                <w:rtl w:val="0"/>
              </w:rPr>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6">
            <w:pPr>
              <w:spacing w:line="240" w:lineRule="auto"/>
              <w:rPr>
                <w:color w:val="222222"/>
                <w:sz w:val="24"/>
                <w:szCs w:val="24"/>
              </w:rPr>
            </w:pPr>
            <w:r w:rsidDel="00000000" w:rsidR="00000000" w:rsidRPr="00000000">
              <w:rPr>
                <w:b w:val="1"/>
                <w:color w:val="222222"/>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7">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ind w:left="0" w:firstLine="0"/>
              <w:jc w:val="left"/>
              <w:rPr>
                <w:color w:val="222222"/>
                <w:sz w:val="24"/>
                <w:szCs w:val="24"/>
              </w:rPr>
            </w:pPr>
            <w:r w:rsidDel="00000000" w:rsidR="00000000" w:rsidRPr="00000000">
              <w:rPr>
                <w:color w:val="222222"/>
                <w:sz w:val="24"/>
                <w:szCs w:val="24"/>
                <w:rtl w:val="0"/>
              </w:rPr>
              <w:t xml:space="preserve">Fazer o cálculo produção diária, mensal e anual.</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8">
            <w:pPr>
              <w:spacing w:line="240" w:lineRule="auto"/>
              <w:rPr>
                <w:color w:val="222222"/>
                <w:sz w:val="24"/>
                <w:szCs w:val="24"/>
              </w:rPr>
            </w:pPr>
            <w:r w:rsidDel="00000000" w:rsidR="00000000" w:rsidRPr="00000000">
              <w:rPr>
                <w:b w:val="1"/>
                <w:color w:val="222222"/>
                <w:sz w:val="24"/>
                <w:szCs w:val="24"/>
                <w:rtl w:val="0"/>
              </w:rPr>
              <w:t xml:space="preserve">Atores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9">
            <w:pPr>
              <w:spacing w:line="240" w:lineRule="auto"/>
              <w:rPr>
                <w:color w:val="222222"/>
                <w:sz w:val="24"/>
                <w:szCs w:val="24"/>
              </w:rPr>
            </w:pPr>
            <w:r w:rsidDel="00000000" w:rsidR="00000000" w:rsidRPr="00000000">
              <w:rPr>
                <w:color w:val="222222"/>
                <w:sz w:val="24"/>
                <w:szCs w:val="24"/>
                <w:rtl w:val="0"/>
              </w:rPr>
              <w:t xml:space="preserve">Usuários. </w:t>
            </w:r>
          </w:p>
        </w:tc>
      </w:tr>
      <w:tr>
        <w:trPr>
          <w:trHeight w:val="3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A">
            <w:pPr>
              <w:spacing w:line="240" w:lineRule="auto"/>
              <w:rPr>
                <w:color w:val="222222"/>
                <w:sz w:val="24"/>
                <w:szCs w:val="24"/>
              </w:rPr>
            </w:pPr>
            <w:r w:rsidDel="00000000" w:rsidR="00000000" w:rsidRPr="00000000">
              <w:rPr>
                <w:b w:val="1"/>
                <w:color w:val="222222"/>
                <w:sz w:val="24"/>
                <w:szCs w:val="24"/>
                <w:rtl w:val="0"/>
              </w:rPr>
              <w:t xml:space="preserve">Fonte/Requisito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B">
            <w:pPr>
              <w:spacing w:line="240" w:lineRule="auto"/>
              <w:rPr>
                <w:color w:val="222222"/>
                <w:sz w:val="24"/>
                <w:szCs w:val="24"/>
              </w:rPr>
            </w:pPr>
            <w:r w:rsidDel="00000000" w:rsidR="00000000" w:rsidRPr="00000000">
              <w:rPr>
                <w:color w:val="222222"/>
                <w:sz w:val="24"/>
                <w:szCs w:val="24"/>
                <w:rtl w:val="0"/>
              </w:rPr>
              <w:t xml:space="preserve">RF 011</w:t>
            </w:r>
          </w:p>
        </w:tc>
      </w:tr>
      <w:tr>
        <w:trPr>
          <w:trHeight w:val="4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C">
            <w:pPr>
              <w:spacing w:line="240" w:lineRule="auto"/>
              <w:rPr>
                <w:color w:val="222222"/>
                <w:sz w:val="24"/>
                <w:szCs w:val="24"/>
              </w:rPr>
            </w:pPr>
            <w:r w:rsidDel="00000000" w:rsidR="00000000" w:rsidRPr="00000000">
              <w:rPr>
                <w:b w:val="1"/>
                <w:color w:val="222222"/>
                <w:sz w:val="24"/>
                <w:szCs w:val="24"/>
                <w:rtl w:val="0"/>
              </w:rPr>
              <w:t xml:space="preserve">Responsável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D">
            <w:pPr>
              <w:rPr>
                <w:color w:val="222222"/>
                <w:sz w:val="24"/>
                <w:szCs w:val="24"/>
              </w:rPr>
            </w:pPr>
            <w:r w:rsidDel="00000000" w:rsidR="00000000" w:rsidRPr="00000000">
              <w:rPr>
                <w:color w:val="222222"/>
                <w:sz w:val="24"/>
                <w:szCs w:val="24"/>
                <w:rtl w:val="0"/>
              </w:rPr>
              <w:t xml:space="preserve">Amon, John Stefan e Lauriana</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E">
            <w:pPr>
              <w:spacing w:line="240" w:lineRule="auto"/>
              <w:rPr>
                <w:color w:val="222222"/>
                <w:sz w:val="24"/>
                <w:szCs w:val="24"/>
              </w:rPr>
            </w:pPr>
            <w:r w:rsidDel="00000000" w:rsidR="00000000" w:rsidRPr="00000000">
              <w:rPr>
                <w:b w:val="1"/>
                <w:color w:val="222222"/>
                <w:sz w:val="24"/>
                <w:szCs w:val="24"/>
                <w:rtl w:val="0"/>
              </w:rPr>
              <w:t xml:space="preserve">Descrição/Resumo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4F">
            <w:pPr>
              <w:pBdr>
                <w:top w:color="000000" w:space="0" w:sz="0" w:val="none"/>
                <w:left w:color="000000" w:space="0" w:sz="0" w:val="none"/>
                <w:bottom w:color="000000" w:space="0" w:sz="0" w:val="none"/>
                <w:right w:color="000000" w:space="0" w:sz="0" w:val="none"/>
                <w:between w:color="000000" w:space="0" w:sz="0" w:val="none"/>
              </w:pBdr>
              <w:tabs>
                <w:tab w:val="center" w:pos="4320"/>
                <w:tab w:val="right" w:pos="8640"/>
              </w:tabs>
              <w:spacing w:line="240" w:lineRule="auto"/>
              <w:rPr>
                <w:color w:val="222222"/>
                <w:sz w:val="24"/>
                <w:szCs w:val="24"/>
              </w:rPr>
            </w:pPr>
            <w:r w:rsidDel="00000000" w:rsidR="00000000" w:rsidRPr="00000000">
              <w:rPr>
                <w:color w:val="222222"/>
                <w:sz w:val="24"/>
                <w:szCs w:val="24"/>
                <w:rtl w:val="0"/>
              </w:rPr>
              <w:t xml:space="preserve">Gerar o controle de produção.</w:t>
            </w:r>
          </w:p>
        </w:tc>
      </w:tr>
      <w:tr>
        <w:trPr>
          <w:trHeight w:val="5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0">
            <w:pPr>
              <w:spacing w:line="240" w:lineRule="auto"/>
              <w:rPr>
                <w:color w:val="222222"/>
                <w:sz w:val="24"/>
                <w:szCs w:val="24"/>
              </w:rPr>
            </w:pPr>
            <w:r w:rsidDel="00000000" w:rsidR="00000000" w:rsidRPr="00000000">
              <w:rPr>
                <w:b w:val="1"/>
                <w:color w:val="222222"/>
                <w:sz w:val="24"/>
                <w:szCs w:val="24"/>
                <w:rtl w:val="0"/>
              </w:rPr>
              <w:t xml:space="preserve">Pré-condições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1">
            <w:pPr>
              <w:spacing w:line="240" w:lineRule="auto"/>
              <w:rPr>
                <w:color w:val="222222"/>
                <w:sz w:val="24"/>
                <w:szCs w:val="24"/>
              </w:rPr>
            </w:pPr>
            <w:r w:rsidDel="00000000" w:rsidR="00000000" w:rsidRPr="00000000">
              <w:rPr>
                <w:color w:val="222222"/>
                <w:sz w:val="24"/>
                <w:szCs w:val="24"/>
                <w:rtl w:val="0"/>
              </w:rPr>
              <w:t xml:space="preserve">Usuário logado no sistema, relatório de produção diário preenchido de forma correta.</w:t>
            </w:r>
          </w:p>
        </w:tc>
      </w:tr>
      <w:tr>
        <w:trPr>
          <w:trHeight w:val="70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2">
            <w:pPr>
              <w:spacing w:line="240" w:lineRule="auto"/>
              <w:rPr>
                <w:color w:val="222222"/>
                <w:sz w:val="24"/>
                <w:szCs w:val="24"/>
              </w:rPr>
            </w:pPr>
            <w:r w:rsidDel="00000000" w:rsidR="00000000" w:rsidRPr="00000000">
              <w:rPr>
                <w:b w:val="1"/>
                <w:color w:val="222222"/>
                <w:sz w:val="24"/>
                <w:szCs w:val="24"/>
                <w:rtl w:val="0"/>
              </w:rPr>
              <w:t xml:space="preserve">Pós-condições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3">
            <w:pPr>
              <w:spacing w:line="240" w:lineRule="auto"/>
              <w:rPr>
                <w:color w:val="222222"/>
                <w:sz w:val="24"/>
                <w:szCs w:val="24"/>
              </w:rPr>
            </w:pPr>
            <w:r w:rsidDel="00000000" w:rsidR="00000000" w:rsidRPr="00000000">
              <w:rPr>
                <w:color w:val="222222"/>
                <w:sz w:val="24"/>
                <w:szCs w:val="24"/>
                <w:rtl w:val="0"/>
              </w:rPr>
              <w:t xml:space="preserve">Controle de produção gerado.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4">
            <w:pPr>
              <w:spacing w:line="240" w:lineRule="auto"/>
              <w:rPr>
                <w:color w:val="222222"/>
                <w:sz w:val="24"/>
                <w:szCs w:val="24"/>
              </w:rPr>
            </w:pPr>
            <w:r w:rsidDel="00000000" w:rsidR="00000000" w:rsidRPr="00000000">
              <w:rPr>
                <w:b w:val="1"/>
                <w:color w:val="222222"/>
                <w:sz w:val="24"/>
                <w:szCs w:val="24"/>
                <w:rtl w:val="0"/>
              </w:rPr>
              <w:t xml:space="preserve">Cenário Principal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5">
            <w:pPr>
              <w:spacing w:line="240" w:lineRule="auto"/>
              <w:rPr>
                <w:color w:val="222222"/>
                <w:sz w:val="24"/>
                <w:szCs w:val="24"/>
              </w:rPr>
            </w:pPr>
            <w:r w:rsidDel="00000000" w:rsidR="00000000" w:rsidRPr="00000000">
              <w:rPr>
                <w:color w:val="222222"/>
                <w:sz w:val="24"/>
                <w:szCs w:val="24"/>
                <w:rtl w:val="0"/>
              </w:rPr>
              <w:t xml:space="preserve">1 - Logar no sistema, abrirá a página inicial.</w:t>
            </w:r>
          </w:p>
          <w:p w:rsidR="00000000" w:rsidDel="00000000" w:rsidP="00000000" w:rsidRDefault="00000000" w:rsidRPr="00000000" w14:paraId="00000656">
            <w:pPr>
              <w:spacing w:line="240" w:lineRule="auto"/>
              <w:rPr>
                <w:color w:val="222222"/>
                <w:sz w:val="24"/>
                <w:szCs w:val="24"/>
              </w:rPr>
            </w:pPr>
            <w:r w:rsidDel="00000000" w:rsidR="00000000" w:rsidRPr="00000000">
              <w:rPr>
                <w:color w:val="222222"/>
                <w:sz w:val="24"/>
                <w:szCs w:val="24"/>
                <w:rtl w:val="0"/>
              </w:rPr>
              <w:t xml:space="preserve">2 - O usuário clica em produção.</w:t>
            </w:r>
          </w:p>
          <w:p w:rsidR="00000000" w:rsidDel="00000000" w:rsidP="00000000" w:rsidRDefault="00000000" w:rsidRPr="00000000" w14:paraId="00000657">
            <w:pPr>
              <w:spacing w:line="240" w:lineRule="auto"/>
              <w:rPr>
                <w:color w:val="222222"/>
                <w:sz w:val="24"/>
                <w:szCs w:val="24"/>
              </w:rPr>
            </w:pPr>
            <w:r w:rsidDel="00000000" w:rsidR="00000000" w:rsidRPr="00000000">
              <w:rPr>
                <w:color w:val="222222"/>
                <w:sz w:val="24"/>
                <w:szCs w:val="24"/>
                <w:rtl w:val="0"/>
              </w:rPr>
              <w:t xml:space="preserve">3 - Clicar em “Relatório de Produção”.</w:t>
            </w:r>
          </w:p>
        </w:tc>
      </w:tr>
      <w:tr>
        <w:trPr>
          <w:trHeight w:val="72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8">
            <w:pPr>
              <w:spacing w:line="240" w:lineRule="auto"/>
              <w:rPr>
                <w:color w:val="222222"/>
                <w:sz w:val="24"/>
                <w:szCs w:val="24"/>
              </w:rPr>
            </w:pPr>
            <w:r w:rsidDel="00000000" w:rsidR="00000000" w:rsidRPr="00000000">
              <w:rPr>
                <w:b w:val="1"/>
                <w:color w:val="222222"/>
                <w:sz w:val="24"/>
                <w:szCs w:val="24"/>
                <w:rtl w:val="0"/>
              </w:rPr>
              <w:t xml:space="preserve">Cenários alternativos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59">
            <w:pPr>
              <w:spacing w:line="240" w:lineRule="auto"/>
              <w:rPr>
                <w:color w:val="222222"/>
                <w:sz w:val="24"/>
                <w:szCs w:val="24"/>
              </w:rPr>
            </w:pPr>
            <w:r w:rsidDel="00000000" w:rsidR="00000000" w:rsidRPr="00000000">
              <w:rPr>
                <w:b w:val="1"/>
                <w:color w:val="222222"/>
                <w:sz w:val="24"/>
                <w:szCs w:val="24"/>
                <w:rtl w:val="0"/>
              </w:rPr>
              <w:t xml:space="preserve">1 - Fluxo Alternativo – Alterar</w:t>
            </w:r>
            <w:r w:rsidDel="00000000" w:rsidR="00000000" w:rsidRPr="00000000">
              <w:rPr>
                <w:color w:val="222222"/>
                <w:sz w:val="24"/>
                <w:szCs w:val="24"/>
                <w:rtl w:val="0"/>
              </w:rPr>
              <w:t xml:space="preserve">.</w:t>
              <w:br w:type="textWrapping"/>
            </w:r>
          </w:p>
          <w:p w:rsidR="00000000" w:rsidDel="00000000" w:rsidP="00000000" w:rsidRDefault="00000000" w:rsidRPr="00000000" w14:paraId="0000065A">
            <w:pPr>
              <w:spacing w:line="240" w:lineRule="auto"/>
              <w:rPr>
                <w:color w:val="222222"/>
                <w:sz w:val="24"/>
                <w:szCs w:val="24"/>
              </w:rPr>
            </w:pPr>
            <w:r w:rsidDel="00000000" w:rsidR="00000000" w:rsidRPr="00000000">
              <w:rPr>
                <w:color w:val="222222"/>
                <w:sz w:val="24"/>
                <w:szCs w:val="24"/>
                <w:rtl w:val="0"/>
              </w:rPr>
              <w:t xml:space="preserve">1.1 O usuário clica em  “Relatório de Produção”. </w:t>
            </w:r>
          </w:p>
          <w:p w:rsidR="00000000" w:rsidDel="00000000" w:rsidP="00000000" w:rsidRDefault="00000000" w:rsidRPr="00000000" w14:paraId="0000065B">
            <w:pPr>
              <w:spacing w:line="240" w:lineRule="auto"/>
              <w:rPr>
                <w:color w:val="222222"/>
                <w:sz w:val="24"/>
                <w:szCs w:val="24"/>
              </w:rPr>
            </w:pPr>
            <w:r w:rsidDel="00000000" w:rsidR="00000000" w:rsidRPr="00000000">
              <w:rPr>
                <w:color w:val="222222"/>
                <w:sz w:val="24"/>
                <w:szCs w:val="24"/>
                <w:rtl w:val="0"/>
              </w:rPr>
              <w:t xml:space="preserve">1.2 O usuário clica em mostrar resultados.</w:t>
            </w:r>
          </w:p>
          <w:p w:rsidR="00000000" w:rsidDel="00000000" w:rsidP="00000000" w:rsidRDefault="00000000" w:rsidRPr="00000000" w14:paraId="0000065C">
            <w:pPr>
              <w:spacing w:line="240" w:lineRule="auto"/>
              <w:rPr>
                <w:color w:val="222222"/>
                <w:sz w:val="24"/>
                <w:szCs w:val="24"/>
              </w:rPr>
            </w:pPr>
            <w:r w:rsidDel="00000000" w:rsidR="00000000" w:rsidRPr="00000000">
              <w:rPr>
                <w:color w:val="222222"/>
                <w:sz w:val="24"/>
                <w:szCs w:val="24"/>
                <w:rtl w:val="0"/>
              </w:rPr>
              <w:t xml:space="preserve">1.3 O sistema efetua o cálculo.</w:t>
            </w:r>
          </w:p>
          <w:p w:rsidR="00000000" w:rsidDel="00000000" w:rsidP="00000000" w:rsidRDefault="00000000" w:rsidRPr="00000000" w14:paraId="0000065D">
            <w:pPr>
              <w:spacing w:line="240" w:lineRule="auto"/>
              <w:rPr>
                <w:color w:val="222222"/>
                <w:sz w:val="24"/>
                <w:szCs w:val="24"/>
              </w:rPr>
            </w:pPr>
            <w:r w:rsidDel="00000000" w:rsidR="00000000" w:rsidRPr="00000000">
              <w:rPr>
                <w:color w:val="222222"/>
                <w:sz w:val="24"/>
                <w:szCs w:val="24"/>
                <w:rtl w:val="0"/>
              </w:rPr>
              <w:t xml:space="preserve">1.4 O sistema vai gerar o relatório de produção.</w:t>
            </w:r>
          </w:p>
          <w:p w:rsidR="00000000" w:rsidDel="00000000" w:rsidP="00000000" w:rsidRDefault="00000000" w:rsidRPr="00000000" w14:paraId="0000065E">
            <w:pPr>
              <w:spacing w:line="240" w:lineRule="auto"/>
              <w:rPr>
                <w:color w:val="222222"/>
                <w:sz w:val="24"/>
                <w:szCs w:val="24"/>
              </w:rPr>
            </w:pPr>
            <w:r w:rsidDel="00000000" w:rsidR="00000000" w:rsidRPr="00000000">
              <w:rPr>
                <w:color w:val="222222"/>
                <w:sz w:val="24"/>
                <w:szCs w:val="24"/>
                <w:rtl w:val="0"/>
              </w:rPr>
              <w:t xml:space="preserve">1.5 Retorna ao cenário principal.</w:t>
            </w:r>
          </w:p>
          <w:p w:rsidR="00000000" w:rsidDel="00000000" w:rsidP="00000000" w:rsidRDefault="00000000" w:rsidRPr="00000000" w14:paraId="0000065F">
            <w:pPr>
              <w:spacing w:line="240" w:lineRule="auto"/>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660">
            <w:pPr>
              <w:spacing w:line="240" w:lineRule="auto"/>
              <w:rPr>
                <w:b w:val="1"/>
                <w:color w:val="222222"/>
                <w:sz w:val="24"/>
                <w:szCs w:val="24"/>
              </w:rPr>
            </w:pPr>
            <w:r w:rsidDel="00000000" w:rsidR="00000000" w:rsidRPr="00000000">
              <w:rPr>
                <w:b w:val="1"/>
                <w:color w:val="222222"/>
                <w:sz w:val="24"/>
                <w:szCs w:val="24"/>
                <w:rtl w:val="0"/>
              </w:rPr>
              <w:t xml:space="preserve">2 - Fluxo Alternativo - Cliente desiste do cadastro</w:t>
              <w:br w:type="textWrapping"/>
            </w:r>
          </w:p>
          <w:p w:rsidR="00000000" w:rsidDel="00000000" w:rsidP="00000000" w:rsidRDefault="00000000" w:rsidRPr="00000000" w14:paraId="00000661">
            <w:pPr>
              <w:spacing w:line="240" w:lineRule="auto"/>
              <w:rPr>
                <w:color w:val="222222"/>
                <w:sz w:val="24"/>
                <w:szCs w:val="24"/>
              </w:rPr>
            </w:pPr>
            <w:r w:rsidDel="00000000" w:rsidR="00000000" w:rsidRPr="00000000">
              <w:rPr>
                <w:color w:val="222222"/>
                <w:sz w:val="24"/>
                <w:szCs w:val="24"/>
                <w:rtl w:val="0"/>
              </w:rPr>
              <w:t xml:space="preserve">2.1 - O usuário cancelar a ação.</w:t>
            </w:r>
          </w:p>
          <w:p w:rsidR="00000000" w:rsidDel="00000000" w:rsidP="00000000" w:rsidRDefault="00000000" w:rsidRPr="00000000" w14:paraId="00000662">
            <w:pPr>
              <w:spacing w:line="240" w:lineRule="auto"/>
              <w:rPr>
                <w:color w:val="222222"/>
                <w:sz w:val="24"/>
                <w:szCs w:val="24"/>
              </w:rPr>
            </w:pPr>
            <w:r w:rsidDel="00000000" w:rsidR="00000000" w:rsidRPr="00000000">
              <w:rPr>
                <w:color w:val="222222"/>
                <w:sz w:val="24"/>
                <w:szCs w:val="24"/>
                <w:rtl w:val="0"/>
              </w:rPr>
              <w:t xml:space="preserve">2.1.2 - O sistema não informa o relatório.</w:t>
            </w:r>
          </w:p>
          <w:p w:rsidR="00000000" w:rsidDel="00000000" w:rsidP="00000000" w:rsidRDefault="00000000" w:rsidRPr="00000000" w14:paraId="00000663">
            <w:pPr>
              <w:spacing w:line="240" w:lineRule="auto"/>
              <w:rPr>
                <w:color w:val="222222"/>
                <w:sz w:val="24"/>
                <w:szCs w:val="24"/>
              </w:rPr>
            </w:pPr>
            <w:r w:rsidDel="00000000" w:rsidR="00000000" w:rsidRPr="00000000">
              <w:rPr>
                <w:color w:val="222222"/>
                <w:sz w:val="24"/>
                <w:szCs w:val="24"/>
                <w:rtl w:val="0"/>
              </w:rPr>
              <w:t xml:space="preserve"> </w:t>
            </w:r>
          </w:p>
        </w:tc>
      </w:tr>
      <w:tr>
        <w:trPr>
          <w:trHeight w:val="660" w:hRule="atLeast"/>
        </w:trP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64">
            <w:pPr>
              <w:spacing w:line="240" w:lineRule="auto"/>
              <w:rPr>
                <w:color w:val="222222"/>
                <w:sz w:val="24"/>
                <w:szCs w:val="24"/>
              </w:rPr>
            </w:pPr>
            <w:r w:rsidDel="00000000" w:rsidR="00000000" w:rsidRPr="00000000">
              <w:rPr>
                <w:b w:val="1"/>
                <w:color w:val="222222"/>
                <w:sz w:val="24"/>
                <w:szCs w:val="24"/>
                <w:rtl w:val="0"/>
              </w:rPr>
              <w:t xml:space="preserve">Cenários de exceção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65">
            <w:pPr>
              <w:spacing w:after="240" w:before="240" w:line="240" w:lineRule="auto"/>
              <w:rPr>
                <w:color w:val="222222"/>
                <w:sz w:val="24"/>
                <w:szCs w:val="24"/>
              </w:rPr>
            </w:pPr>
            <w:r w:rsidDel="00000000" w:rsidR="00000000" w:rsidRPr="00000000">
              <w:rPr>
                <w:b w:val="1"/>
                <w:color w:val="222222"/>
                <w:sz w:val="24"/>
                <w:szCs w:val="24"/>
                <w:rtl w:val="0"/>
              </w:rPr>
              <w:t xml:space="preserve">1 – Fluxo Exceção – Cadastro</w:t>
            </w:r>
            <w:r w:rsidDel="00000000" w:rsidR="00000000" w:rsidRPr="00000000">
              <w:rPr>
                <w:rtl w:val="0"/>
              </w:rPr>
            </w:r>
          </w:p>
          <w:p w:rsidR="00000000" w:rsidDel="00000000" w:rsidP="00000000" w:rsidRDefault="00000000" w:rsidRPr="00000000" w14:paraId="00000666">
            <w:pPr>
              <w:spacing w:after="240" w:before="240" w:line="240" w:lineRule="auto"/>
              <w:rPr>
                <w:color w:val="222222"/>
                <w:sz w:val="24"/>
                <w:szCs w:val="24"/>
              </w:rPr>
            </w:pPr>
            <w:r w:rsidDel="00000000" w:rsidR="00000000" w:rsidRPr="00000000">
              <w:rPr>
                <w:color w:val="222222"/>
                <w:sz w:val="24"/>
                <w:szCs w:val="24"/>
                <w:rtl w:val="0"/>
              </w:rPr>
              <w:t xml:space="preserve">1.1 O sistema verifica que os dados não seguem os requisitos e não permite a ação..</w:t>
            </w:r>
          </w:p>
        </w:tc>
      </w:tr>
      <w:tr>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67">
            <w:pPr>
              <w:spacing w:line="240" w:lineRule="auto"/>
              <w:rPr>
                <w:color w:val="222222"/>
                <w:sz w:val="24"/>
                <w:szCs w:val="24"/>
              </w:rPr>
            </w:pPr>
            <w:r w:rsidDel="00000000" w:rsidR="00000000" w:rsidRPr="00000000">
              <w:rPr>
                <w:b w:val="1"/>
                <w:color w:val="222222"/>
                <w:sz w:val="24"/>
                <w:szCs w:val="24"/>
                <w:rtl w:val="0"/>
              </w:rPr>
              <w:t xml:space="preserve">Qualidades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668">
            <w:pPr>
              <w:spacing w:line="240" w:lineRule="auto"/>
              <w:rPr>
                <w:color w:val="222222"/>
                <w:sz w:val="24"/>
                <w:szCs w:val="24"/>
              </w:rPr>
            </w:pPr>
            <w:r w:rsidDel="00000000" w:rsidR="00000000" w:rsidRPr="00000000">
              <w:rPr>
                <w:color w:val="222222"/>
                <w:sz w:val="24"/>
                <w:szCs w:val="24"/>
                <w:rtl w:val="0"/>
              </w:rPr>
              <w:t xml:space="preserve"> RQ001.</w:t>
            </w:r>
          </w:p>
        </w:tc>
      </w:tr>
    </w:tbl>
    <w:p w:rsidR="00000000" w:rsidDel="00000000" w:rsidP="00000000" w:rsidRDefault="00000000" w:rsidRPr="00000000" w14:paraId="00000669">
      <w:pPr>
        <w:pStyle w:val="Heading1"/>
        <w:ind w:firstLine="720"/>
        <w:rPr>
          <w:color w:val="222222"/>
          <w:sz w:val="24"/>
          <w:szCs w:val="24"/>
        </w:rPr>
      </w:pPr>
      <w:bookmarkStart w:colFirst="0" w:colLast="0" w:name="_heading=h.99trtulgt65b" w:id="52"/>
      <w:bookmarkEnd w:id="52"/>
      <w:r w:rsidDel="00000000" w:rsidR="00000000" w:rsidRPr="00000000">
        <w:rPr>
          <w:rtl w:val="0"/>
        </w:rPr>
      </w:r>
    </w:p>
    <w:p w:rsidR="00000000" w:rsidDel="00000000" w:rsidP="00000000" w:rsidRDefault="00000000" w:rsidRPr="00000000" w14:paraId="0000066A">
      <w:pPr>
        <w:pStyle w:val="Heading1"/>
        <w:ind w:firstLine="720"/>
        <w:rPr>
          <w:color w:val="222222"/>
          <w:sz w:val="24"/>
          <w:szCs w:val="24"/>
        </w:rPr>
      </w:pPr>
      <w:bookmarkStart w:colFirst="0" w:colLast="0" w:name="_heading=h.clrw44qiyldk" w:id="53"/>
      <w:bookmarkEnd w:id="53"/>
      <w:r w:rsidDel="00000000" w:rsidR="00000000" w:rsidRPr="00000000">
        <w:rPr>
          <w:rtl w:val="0"/>
        </w:rPr>
      </w:r>
    </w:p>
    <w:p w:rsidR="00000000" w:rsidDel="00000000" w:rsidP="00000000" w:rsidRDefault="00000000" w:rsidRPr="00000000" w14:paraId="0000066B">
      <w:pPr>
        <w:pStyle w:val="Heading1"/>
        <w:ind w:firstLine="720"/>
        <w:rPr>
          <w:color w:val="222222"/>
        </w:rPr>
      </w:pPr>
      <w:bookmarkStart w:colFirst="0" w:colLast="0" w:name="_heading=h.q512bcdx4sw4" w:id="54"/>
      <w:bookmarkEnd w:id="54"/>
      <w:r w:rsidDel="00000000" w:rsidR="00000000" w:rsidRPr="00000000">
        <w:rPr>
          <w:rtl w:val="0"/>
        </w:rPr>
      </w:r>
    </w:p>
    <w:p w:rsidR="00000000" w:rsidDel="00000000" w:rsidP="00000000" w:rsidRDefault="00000000" w:rsidRPr="00000000" w14:paraId="0000066C">
      <w:pPr>
        <w:rPr>
          <w:color w:val="222222"/>
        </w:rPr>
      </w:pPr>
      <w:r w:rsidDel="00000000" w:rsidR="00000000" w:rsidRPr="00000000">
        <w:rPr>
          <w:rtl w:val="0"/>
        </w:rPr>
      </w:r>
    </w:p>
    <w:p w:rsidR="00000000" w:rsidDel="00000000" w:rsidP="00000000" w:rsidRDefault="00000000" w:rsidRPr="00000000" w14:paraId="0000066D">
      <w:pPr>
        <w:rPr>
          <w:color w:val="222222"/>
        </w:rPr>
      </w:pPr>
      <w:r w:rsidDel="00000000" w:rsidR="00000000" w:rsidRPr="00000000">
        <w:rPr>
          <w:rtl w:val="0"/>
        </w:rPr>
      </w:r>
    </w:p>
    <w:p w:rsidR="00000000" w:rsidDel="00000000" w:rsidP="00000000" w:rsidRDefault="00000000" w:rsidRPr="00000000" w14:paraId="0000066E">
      <w:pPr>
        <w:rPr>
          <w:color w:val="222222"/>
        </w:rPr>
      </w:pPr>
      <w:r w:rsidDel="00000000" w:rsidR="00000000" w:rsidRPr="00000000">
        <w:rPr>
          <w:rtl w:val="0"/>
        </w:rPr>
      </w:r>
    </w:p>
    <w:p w:rsidR="00000000" w:rsidDel="00000000" w:rsidP="00000000" w:rsidRDefault="00000000" w:rsidRPr="00000000" w14:paraId="0000066F">
      <w:pPr>
        <w:rPr>
          <w:color w:val="222222"/>
        </w:rPr>
      </w:pPr>
      <w:r w:rsidDel="00000000" w:rsidR="00000000" w:rsidRPr="00000000">
        <w:rPr>
          <w:rtl w:val="0"/>
        </w:rPr>
      </w:r>
    </w:p>
    <w:p w:rsidR="00000000" w:rsidDel="00000000" w:rsidP="00000000" w:rsidRDefault="00000000" w:rsidRPr="00000000" w14:paraId="00000670">
      <w:pPr>
        <w:rPr>
          <w:color w:val="222222"/>
        </w:rPr>
      </w:pPr>
      <w:r w:rsidDel="00000000" w:rsidR="00000000" w:rsidRPr="00000000">
        <w:rPr>
          <w:rtl w:val="0"/>
        </w:rPr>
      </w:r>
    </w:p>
    <w:p w:rsidR="00000000" w:rsidDel="00000000" w:rsidP="00000000" w:rsidRDefault="00000000" w:rsidRPr="00000000" w14:paraId="00000671">
      <w:pPr>
        <w:pStyle w:val="Heading1"/>
        <w:ind w:firstLine="720"/>
        <w:jc w:val="center"/>
        <w:rPr>
          <w:color w:val="222222"/>
        </w:rPr>
      </w:pPr>
      <w:bookmarkStart w:colFirst="0" w:colLast="0" w:name="_heading=h.3tbugp1" w:id="55"/>
      <w:bookmarkEnd w:id="55"/>
      <w:r w:rsidDel="00000000" w:rsidR="00000000" w:rsidRPr="00000000">
        <w:rPr>
          <w:color w:val="222222"/>
          <w:rtl w:val="0"/>
        </w:rPr>
        <w:t xml:space="preserve">Protótipo das Interfaces do Sistema</w:t>
      </w:r>
    </w:p>
    <w:p w:rsidR="00000000" w:rsidDel="00000000" w:rsidP="00000000" w:rsidRDefault="00000000" w:rsidRPr="00000000" w14:paraId="00000672">
      <w:pPr>
        <w:rPr>
          <w:color w:val="222222"/>
          <w:sz w:val="24"/>
          <w:szCs w:val="24"/>
        </w:rPr>
      </w:pPr>
      <w:r w:rsidDel="00000000" w:rsidR="00000000" w:rsidRPr="00000000">
        <w:rPr>
          <w:rtl w:val="0"/>
        </w:rPr>
      </w:r>
    </w:p>
    <w:p w:rsidR="00000000" w:rsidDel="00000000" w:rsidP="00000000" w:rsidRDefault="00000000" w:rsidRPr="00000000" w14:paraId="00000673">
      <w:pPr>
        <w:rPr>
          <w:color w:val="222222"/>
          <w:sz w:val="24"/>
          <w:szCs w:val="24"/>
        </w:rPr>
      </w:pPr>
      <w:r w:rsidDel="00000000" w:rsidR="00000000" w:rsidRPr="00000000">
        <w:rPr>
          <w:rtl w:val="0"/>
        </w:rPr>
      </w:r>
    </w:p>
    <w:p w:rsidR="00000000" w:rsidDel="00000000" w:rsidP="00000000" w:rsidRDefault="00000000" w:rsidRPr="00000000" w14:paraId="00000674">
      <w:pPr>
        <w:rPr>
          <w:color w:val="222222"/>
          <w:sz w:val="24"/>
          <w:szCs w:val="24"/>
        </w:rPr>
      </w:pPr>
      <w:r w:rsidDel="00000000" w:rsidR="00000000" w:rsidRPr="00000000">
        <w:rPr>
          <w:rtl w:val="0"/>
        </w:rPr>
      </w:r>
    </w:p>
    <w:p w:rsidR="00000000" w:rsidDel="00000000" w:rsidP="00000000" w:rsidRDefault="00000000" w:rsidRPr="00000000" w14:paraId="00000675">
      <w:pPr>
        <w:rPr>
          <w:color w:val="222222"/>
          <w:sz w:val="24"/>
          <w:szCs w:val="24"/>
        </w:rPr>
      </w:pPr>
      <w:r w:rsidDel="00000000" w:rsidR="00000000" w:rsidRPr="00000000">
        <w:rPr>
          <w:color w:val="222222"/>
          <w:sz w:val="24"/>
          <w:szCs w:val="24"/>
        </w:rPr>
        <w:drawing>
          <wp:inline distB="114300" distT="114300" distL="114300" distR="114300">
            <wp:extent cx="6390958" cy="2057431"/>
            <wp:effectExtent b="0" l="0" r="0" t="0"/>
            <wp:docPr id="15"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6390958" cy="2057431"/>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rPr>
          <w:color w:val="222222"/>
          <w:sz w:val="24"/>
          <w:szCs w:val="24"/>
        </w:rPr>
      </w:pPr>
      <w:r w:rsidDel="00000000" w:rsidR="00000000" w:rsidRPr="00000000">
        <w:rPr>
          <w:color w:val="222222"/>
          <w:sz w:val="24"/>
          <w:szCs w:val="24"/>
        </w:rPr>
        <w:drawing>
          <wp:inline distB="114300" distT="114300" distL="114300" distR="114300">
            <wp:extent cx="1933258" cy="2959678"/>
            <wp:effectExtent b="0" l="0" r="0" t="0"/>
            <wp:docPr id="16"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933258" cy="2959678"/>
                    </a:xfrm>
                    <a:prstGeom prst="rect"/>
                    <a:ln/>
                  </pic:spPr>
                </pic:pic>
              </a:graphicData>
            </a:graphic>
          </wp:inline>
        </w:drawing>
      </w:r>
      <w:r w:rsidDel="00000000" w:rsidR="00000000" w:rsidRPr="00000000">
        <w:rPr>
          <w:color w:val="222222"/>
          <w:sz w:val="24"/>
          <w:szCs w:val="24"/>
        </w:rPr>
        <w:drawing>
          <wp:inline distB="114300" distT="114300" distL="114300" distR="114300">
            <wp:extent cx="2447608" cy="2962382"/>
            <wp:effectExtent b="0" l="0" r="0" t="0"/>
            <wp:docPr id="11"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2447608" cy="2962382"/>
                    </a:xfrm>
                    <a:prstGeom prst="rect"/>
                    <a:ln/>
                  </pic:spPr>
                </pic:pic>
              </a:graphicData>
            </a:graphic>
          </wp:inline>
        </w:drawing>
      </w:r>
      <w:r w:rsidDel="00000000" w:rsidR="00000000" w:rsidRPr="00000000">
        <w:rPr>
          <w:color w:val="222222"/>
          <w:sz w:val="24"/>
          <w:szCs w:val="24"/>
        </w:rPr>
        <w:drawing>
          <wp:inline distB="114300" distT="114300" distL="114300" distR="114300">
            <wp:extent cx="3475260" cy="3205163"/>
            <wp:effectExtent b="0" l="0" r="0" t="0"/>
            <wp:docPr id="2"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347526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rPr>
          <w:color w:val="222222"/>
          <w:sz w:val="24"/>
          <w:szCs w:val="24"/>
        </w:rPr>
      </w:pPr>
      <w:r w:rsidDel="00000000" w:rsidR="00000000" w:rsidRPr="00000000">
        <w:rPr>
          <w:rtl w:val="0"/>
        </w:rPr>
      </w:r>
    </w:p>
    <w:p w:rsidR="00000000" w:rsidDel="00000000" w:rsidP="00000000" w:rsidRDefault="00000000" w:rsidRPr="00000000" w14:paraId="00000678">
      <w:pPr>
        <w:rPr>
          <w:color w:val="222222"/>
          <w:sz w:val="24"/>
          <w:szCs w:val="24"/>
        </w:rPr>
      </w:pPr>
      <w:r w:rsidDel="00000000" w:rsidR="00000000" w:rsidRPr="00000000">
        <w:rPr>
          <w:rtl w:val="0"/>
        </w:rPr>
      </w:r>
    </w:p>
    <w:p w:rsidR="00000000" w:rsidDel="00000000" w:rsidP="00000000" w:rsidRDefault="00000000" w:rsidRPr="00000000" w14:paraId="00000679">
      <w:pPr>
        <w:rPr>
          <w:color w:val="222222"/>
          <w:sz w:val="24"/>
          <w:szCs w:val="24"/>
        </w:rPr>
      </w:pPr>
      <w:r w:rsidDel="00000000" w:rsidR="00000000" w:rsidRPr="00000000">
        <w:rPr>
          <w:rtl w:val="0"/>
        </w:rPr>
      </w:r>
    </w:p>
    <w:p w:rsidR="00000000" w:rsidDel="00000000" w:rsidP="00000000" w:rsidRDefault="00000000" w:rsidRPr="00000000" w14:paraId="0000067A">
      <w:pPr>
        <w:rPr>
          <w:color w:val="222222"/>
          <w:sz w:val="24"/>
          <w:szCs w:val="24"/>
        </w:rPr>
      </w:pPr>
      <w:r w:rsidDel="00000000" w:rsidR="00000000" w:rsidRPr="00000000">
        <w:rPr>
          <w:rtl w:val="0"/>
        </w:rPr>
      </w:r>
    </w:p>
    <w:p w:rsidR="00000000" w:rsidDel="00000000" w:rsidP="00000000" w:rsidRDefault="00000000" w:rsidRPr="00000000" w14:paraId="0000067B">
      <w:pPr>
        <w:rPr>
          <w:color w:val="222222"/>
          <w:sz w:val="24"/>
          <w:szCs w:val="24"/>
        </w:rPr>
      </w:pPr>
      <w:r w:rsidDel="00000000" w:rsidR="00000000" w:rsidRPr="00000000">
        <w:rPr>
          <w:rtl w:val="0"/>
        </w:rPr>
      </w:r>
    </w:p>
    <w:p w:rsidR="00000000" w:rsidDel="00000000" w:rsidP="00000000" w:rsidRDefault="00000000" w:rsidRPr="00000000" w14:paraId="0000067C">
      <w:pPr>
        <w:rPr>
          <w:color w:val="222222"/>
          <w:sz w:val="24"/>
          <w:szCs w:val="24"/>
        </w:rPr>
      </w:pPr>
      <w:r w:rsidDel="00000000" w:rsidR="00000000" w:rsidRPr="00000000">
        <w:rPr>
          <w:rtl w:val="0"/>
        </w:rPr>
      </w:r>
    </w:p>
    <w:p w:rsidR="00000000" w:rsidDel="00000000" w:rsidP="00000000" w:rsidRDefault="00000000" w:rsidRPr="00000000" w14:paraId="0000067D">
      <w:pPr>
        <w:rPr>
          <w:color w:val="222222"/>
          <w:sz w:val="24"/>
          <w:szCs w:val="24"/>
        </w:rPr>
      </w:pPr>
      <w:r w:rsidDel="00000000" w:rsidR="00000000" w:rsidRPr="00000000">
        <w:rPr>
          <w:rtl w:val="0"/>
        </w:rPr>
      </w:r>
    </w:p>
    <w:p w:rsidR="00000000" w:rsidDel="00000000" w:rsidP="00000000" w:rsidRDefault="00000000" w:rsidRPr="00000000" w14:paraId="0000067E">
      <w:pPr>
        <w:rPr>
          <w:color w:val="222222"/>
          <w:sz w:val="24"/>
          <w:szCs w:val="24"/>
        </w:rPr>
      </w:pPr>
      <w:r w:rsidDel="00000000" w:rsidR="00000000" w:rsidRPr="00000000">
        <w:rPr>
          <w:rtl w:val="0"/>
        </w:rPr>
      </w:r>
    </w:p>
    <w:p w:rsidR="00000000" w:rsidDel="00000000" w:rsidP="00000000" w:rsidRDefault="00000000" w:rsidRPr="00000000" w14:paraId="0000067F">
      <w:pPr>
        <w:jc w:val="center"/>
        <w:rPr>
          <w:color w:val="222222"/>
          <w:sz w:val="24"/>
          <w:szCs w:val="24"/>
        </w:rPr>
      </w:pPr>
      <w:r w:rsidDel="00000000" w:rsidR="00000000" w:rsidRPr="00000000">
        <w:rPr>
          <w:color w:val="222222"/>
          <w:sz w:val="24"/>
          <w:szCs w:val="24"/>
          <w:rtl w:val="0"/>
        </w:rPr>
        <w:t xml:space="preserve">TELAS:</w:t>
      </w:r>
    </w:p>
    <w:p w:rsidR="00000000" w:rsidDel="00000000" w:rsidP="00000000" w:rsidRDefault="00000000" w:rsidRPr="00000000" w14:paraId="00000680">
      <w:pPr>
        <w:rPr>
          <w:color w:val="222222"/>
          <w:sz w:val="24"/>
          <w:szCs w:val="24"/>
        </w:rPr>
      </w:pPr>
      <w:r w:rsidDel="00000000" w:rsidR="00000000" w:rsidRPr="00000000">
        <w:rPr>
          <w:rtl w:val="0"/>
        </w:rPr>
      </w:r>
    </w:p>
    <w:p w:rsidR="00000000" w:rsidDel="00000000" w:rsidP="00000000" w:rsidRDefault="00000000" w:rsidRPr="00000000" w14:paraId="00000681">
      <w:pPr>
        <w:rPr>
          <w:color w:val="222222"/>
          <w:sz w:val="24"/>
          <w:szCs w:val="24"/>
        </w:rPr>
      </w:pPr>
      <w:r w:rsidDel="00000000" w:rsidR="00000000" w:rsidRPr="00000000">
        <w:rPr>
          <w:b w:val="1"/>
          <w:color w:val="222222"/>
          <w:sz w:val="24"/>
          <w:szCs w:val="24"/>
          <w:rtl w:val="0"/>
        </w:rPr>
        <w:t xml:space="preserve">WEB: </w:t>
      </w:r>
      <w:r w:rsidDel="00000000" w:rsidR="00000000" w:rsidRPr="00000000">
        <w:rPr>
          <w:color w:val="222222"/>
          <w:sz w:val="24"/>
          <w:szCs w:val="24"/>
        </w:rPr>
        <w:drawing>
          <wp:inline distB="114300" distT="114300" distL="114300" distR="114300">
            <wp:extent cx="5695633" cy="2754808"/>
            <wp:effectExtent b="0" l="0" r="0" t="0"/>
            <wp:docPr id="10"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695633" cy="2754808"/>
                    </a:xfrm>
                    <a:prstGeom prst="rect"/>
                    <a:ln/>
                  </pic:spPr>
                </pic:pic>
              </a:graphicData>
            </a:graphic>
          </wp:inline>
        </w:drawing>
      </w:r>
      <w:r w:rsidDel="00000000" w:rsidR="00000000" w:rsidRPr="00000000">
        <w:rPr>
          <w:color w:val="222222"/>
          <w:sz w:val="24"/>
          <w:szCs w:val="24"/>
        </w:rPr>
        <w:drawing>
          <wp:inline distB="114300" distT="114300" distL="114300" distR="114300">
            <wp:extent cx="5228908" cy="2561595"/>
            <wp:effectExtent b="0" l="0" r="0" t="0"/>
            <wp:docPr id="17"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5228908" cy="2561595"/>
                    </a:xfrm>
                    <a:prstGeom prst="rect"/>
                    <a:ln/>
                  </pic:spPr>
                </pic:pic>
              </a:graphicData>
            </a:graphic>
          </wp:inline>
        </w:drawing>
      </w:r>
      <w:r w:rsidDel="00000000" w:rsidR="00000000" w:rsidRPr="00000000">
        <w:rPr>
          <w:color w:val="222222"/>
          <w:sz w:val="24"/>
          <w:szCs w:val="24"/>
        </w:rPr>
        <w:drawing>
          <wp:inline distB="114300" distT="114300" distL="114300" distR="114300">
            <wp:extent cx="5228908" cy="2535863"/>
            <wp:effectExtent b="0" l="0" r="0" t="0"/>
            <wp:docPr id="3"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228908" cy="2535863"/>
                    </a:xfrm>
                    <a:prstGeom prst="rect"/>
                    <a:ln/>
                  </pic:spPr>
                </pic:pic>
              </a:graphicData>
            </a:graphic>
          </wp:inline>
        </w:drawing>
      </w:r>
      <w:r w:rsidDel="00000000" w:rsidR="00000000" w:rsidRPr="00000000">
        <w:rPr>
          <w:rtl w:val="0"/>
        </w:rPr>
      </w:r>
    </w:p>
    <w:p w:rsidR="00000000" w:rsidDel="00000000" w:rsidP="00000000" w:rsidRDefault="00000000" w:rsidRPr="00000000" w14:paraId="00000682">
      <w:pPr>
        <w:rPr>
          <w:color w:val="222222"/>
          <w:sz w:val="24"/>
          <w:szCs w:val="24"/>
        </w:rPr>
      </w:pPr>
      <w:r w:rsidDel="00000000" w:rsidR="00000000" w:rsidRPr="00000000">
        <w:rPr>
          <w:color w:val="222222"/>
          <w:sz w:val="24"/>
          <w:szCs w:val="24"/>
        </w:rPr>
        <w:drawing>
          <wp:inline distB="114300" distT="114300" distL="114300" distR="114300">
            <wp:extent cx="5307309" cy="2566988"/>
            <wp:effectExtent b="0" l="0" r="0" t="0"/>
            <wp:docPr id="12"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5307309" cy="2566988"/>
                    </a:xfrm>
                    <a:prstGeom prst="rect"/>
                    <a:ln/>
                  </pic:spPr>
                </pic:pic>
              </a:graphicData>
            </a:graphic>
          </wp:inline>
        </w:drawing>
      </w:r>
      <w:r w:rsidDel="00000000" w:rsidR="00000000" w:rsidRPr="00000000">
        <w:rPr>
          <w:color w:val="222222"/>
          <w:sz w:val="24"/>
          <w:szCs w:val="24"/>
        </w:rPr>
        <w:drawing>
          <wp:inline distB="114300" distT="114300" distL="114300" distR="114300">
            <wp:extent cx="5247958" cy="2551493"/>
            <wp:effectExtent b="0" l="0" r="0" t="0"/>
            <wp:docPr id="18"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247958" cy="2551493"/>
                    </a:xfrm>
                    <a:prstGeom prst="rect"/>
                    <a:ln/>
                  </pic:spPr>
                </pic:pic>
              </a:graphicData>
            </a:graphic>
          </wp:inline>
        </w:drawing>
      </w:r>
      <w:r w:rsidDel="00000000" w:rsidR="00000000" w:rsidRPr="00000000">
        <w:rPr>
          <w:color w:val="222222"/>
          <w:sz w:val="24"/>
          <w:szCs w:val="24"/>
        </w:rPr>
        <w:drawing>
          <wp:inline distB="114300" distT="114300" distL="114300" distR="114300">
            <wp:extent cx="5190808" cy="2260352"/>
            <wp:effectExtent b="0" l="0" r="0" t="0"/>
            <wp:docPr id="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190808" cy="2260352"/>
                    </a:xfrm>
                    <a:prstGeom prst="rect"/>
                    <a:ln/>
                  </pic:spPr>
                </pic:pic>
              </a:graphicData>
            </a:graphic>
          </wp:inline>
        </w:drawing>
      </w:r>
      <w:r w:rsidDel="00000000" w:rsidR="00000000" w:rsidRPr="00000000">
        <w:rPr>
          <w:color w:val="222222"/>
          <w:sz w:val="24"/>
          <w:szCs w:val="24"/>
        </w:rPr>
        <w:drawing>
          <wp:inline distB="114300" distT="114300" distL="114300" distR="114300">
            <wp:extent cx="5186923" cy="2519363"/>
            <wp:effectExtent b="0" l="0" r="0" t="0"/>
            <wp:docPr id="4"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186923"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rPr>
          <w:color w:val="222222"/>
          <w:sz w:val="24"/>
          <w:szCs w:val="24"/>
        </w:rPr>
      </w:pPr>
      <w:r w:rsidDel="00000000" w:rsidR="00000000" w:rsidRPr="00000000">
        <w:rPr>
          <w:rtl w:val="0"/>
        </w:rPr>
      </w:r>
    </w:p>
    <w:p w:rsidR="00000000" w:rsidDel="00000000" w:rsidP="00000000" w:rsidRDefault="00000000" w:rsidRPr="00000000" w14:paraId="00000684">
      <w:pPr>
        <w:rPr>
          <w:color w:val="222222"/>
          <w:sz w:val="24"/>
          <w:szCs w:val="24"/>
        </w:rPr>
      </w:pPr>
      <w:r w:rsidDel="00000000" w:rsidR="00000000" w:rsidRPr="00000000">
        <w:rPr>
          <w:rtl w:val="0"/>
        </w:rPr>
      </w:r>
    </w:p>
    <w:p w:rsidR="00000000" w:rsidDel="00000000" w:rsidP="00000000" w:rsidRDefault="00000000" w:rsidRPr="00000000" w14:paraId="00000685">
      <w:pPr>
        <w:rPr>
          <w:b w:val="1"/>
          <w:color w:val="222222"/>
          <w:sz w:val="24"/>
          <w:szCs w:val="24"/>
        </w:rPr>
      </w:pPr>
      <w:r w:rsidDel="00000000" w:rsidR="00000000" w:rsidRPr="00000000">
        <w:rPr>
          <w:rtl w:val="0"/>
        </w:rPr>
      </w:r>
    </w:p>
    <w:p w:rsidR="00000000" w:rsidDel="00000000" w:rsidP="00000000" w:rsidRDefault="00000000" w:rsidRPr="00000000" w14:paraId="00000686">
      <w:pPr>
        <w:rPr>
          <w:b w:val="1"/>
          <w:color w:val="222222"/>
          <w:sz w:val="24"/>
          <w:szCs w:val="24"/>
        </w:rPr>
      </w:pPr>
      <w:r w:rsidDel="00000000" w:rsidR="00000000" w:rsidRPr="00000000">
        <w:rPr>
          <w:rtl w:val="0"/>
        </w:rPr>
      </w:r>
    </w:p>
    <w:p w:rsidR="00000000" w:rsidDel="00000000" w:rsidP="00000000" w:rsidRDefault="00000000" w:rsidRPr="00000000" w14:paraId="00000687">
      <w:pPr>
        <w:rPr>
          <w:b w:val="1"/>
          <w:color w:val="222222"/>
          <w:sz w:val="24"/>
          <w:szCs w:val="24"/>
        </w:rPr>
      </w:pPr>
      <w:r w:rsidDel="00000000" w:rsidR="00000000" w:rsidRPr="00000000">
        <w:rPr>
          <w:rtl w:val="0"/>
        </w:rPr>
      </w:r>
    </w:p>
    <w:p w:rsidR="00000000" w:rsidDel="00000000" w:rsidP="00000000" w:rsidRDefault="00000000" w:rsidRPr="00000000" w14:paraId="00000688">
      <w:pPr>
        <w:rPr>
          <w:b w:val="1"/>
          <w:color w:val="222222"/>
          <w:sz w:val="24"/>
          <w:szCs w:val="24"/>
        </w:rPr>
      </w:pPr>
      <w:r w:rsidDel="00000000" w:rsidR="00000000" w:rsidRPr="00000000">
        <w:rPr>
          <w:rtl w:val="0"/>
        </w:rPr>
      </w:r>
    </w:p>
    <w:p w:rsidR="00000000" w:rsidDel="00000000" w:rsidP="00000000" w:rsidRDefault="00000000" w:rsidRPr="00000000" w14:paraId="00000689">
      <w:pPr>
        <w:rPr>
          <w:b w:val="1"/>
          <w:color w:val="222222"/>
          <w:sz w:val="24"/>
          <w:szCs w:val="24"/>
        </w:rPr>
      </w:pPr>
      <w:r w:rsidDel="00000000" w:rsidR="00000000" w:rsidRPr="00000000">
        <w:rPr>
          <w:rtl w:val="0"/>
        </w:rPr>
      </w:r>
    </w:p>
    <w:p w:rsidR="00000000" w:rsidDel="00000000" w:rsidP="00000000" w:rsidRDefault="00000000" w:rsidRPr="00000000" w14:paraId="0000068A">
      <w:pPr>
        <w:rPr>
          <w:b w:val="1"/>
          <w:color w:val="222222"/>
          <w:sz w:val="24"/>
          <w:szCs w:val="24"/>
        </w:rPr>
      </w:pPr>
      <w:r w:rsidDel="00000000" w:rsidR="00000000" w:rsidRPr="00000000">
        <w:rPr>
          <w:rtl w:val="0"/>
        </w:rPr>
      </w:r>
    </w:p>
    <w:p w:rsidR="00000000" w:rsidDel="00000000" w:rsidP="00000000" w:rsidRDefault="00000000" w:rsidRPr="00000000" w14:paraId="0000068B">
      <w:pPr>
        <w:rPr>
          <w:b w:val="1"/>
          <w:color w:val="222222"/>
          <w:sz w:val="24"/>
          <w:szCs w:val="24"/>
        </w:rPr>
      </w:pPr>
      <w:r w:rsidDel="00000000" w:rsidR="00000000" w:rsidRPr="00000000">
        <w:rPr>
          <w:rtl w:val="0"/>
        </w:rPr>
      </w:r>
    </w:p>
    <w:p w:rsidR="00000000" w:rsidDel="00000000" w:rsidP="00000000" w:rsidRDefault="00000000" w:rsidRPr="00000000" w14:paraId="0000068C">
      <w:pPr>
        <w:rPr>
          <w:b w:val="1"/>
          <w:color w:val="222222"/>
          <w:sz w:val="24"/>
          <w:szCs w:val="24"/>
        </w:rPr>
      </w:pPr>
      <w:r w:rsidDel="00000000" w:rsidR="00000000" w:rsidRPr="00000000">
        <w:rPr>
          <w:rtl w:val="0"/>
        </w:rPr>
      </w:r>
    </w:p>
    <w:p w:rsidR="00000000" w:rsidDel="00000000" w:rsidP="00000000" w:rsidRDefault="00000000" w:rsidRPr="00000000" w14:paraId="0000068D">
      <w:pPr>
        <w:rPr>
          <w:b w:val="1"/>
          <w:color w:val="222222"/>
          <w:sz w:val="24"/>
          <w:szCs w:val="24"/>
        </w:rPr>
      </w:pPr>
      <w:r w:rsidDel="00000000" w:rsidR="00000000" w:rsidRPr="00000000">
        <w:rPr>
          <w:rtl w:val="0"/>
        </w:rPr>
      </w:r>
    </w:p>
    <w:p w:rsidR="00000000" w:rsidDel="00000000" w:rsidP="00000000" w:rsidRDefault="00000000" w:rsidRPr="00000000" w14:paraId="0000068E">
      <w:pPr>
        <w:rPr>
          <w:b w:val="1"/>
          <w:color w:val="222222"/>
          <w:sz w:val="24"/>
          <w:szCs w:val="24"/>
        </w:rPr>
      </w:pPr>
      <w:r w:rsidDel="00000000" w:rsidR="00000000" w:rsidRPr="00000000">
        <w:rPr>
          <w:rtl w:val="0"/>
        </w:rPr>
      </w:r>
    </w:p>
    <w:p w:rsidR="00000000" w:rsidDel="00000000" w:rsidP="00000000" w:rsidRDefault="00000000" w:rsidRPr="00000000" w14:paraId="0000068F">
      <w:pPr>
        <w:rPr>
          <w:b w:val="1"/>
          <w:color w:val="222222"/>
          <w:sz w:val="24"/>
          <w:szCs w:val="24"/>
        </w:rPr>
      </w:pPr>
      <w:r w:rsidDel="00000000" w:rsidR="00000000" w:rsidRPr="00000000">
        <w:rPr>
          <w:rtl w:val="0"/>
        </w:rPr>
      </w:r>
    </w:p>
    <w:p w:rsidR="00000000" w:rsidDel="00000000" w:rsidP="00000000" w:rsidRDefault="00000000" w:rsidRPr="00000000" w14:paraId="00000690">
      <w:pPr>
        <w:rPr>
          <w:b w:val="1"/>
          <w:color w:val="222222"/>
          <w:sz w:val="24"/>
          <w:szCs w:val="24"/>
        </w:rPr>
      </w:pPr>
      <w:r w:rsidDel="00000000" w:rsidR="00000000" w:rsidRPr="00000000">
        <w:rPr>
          <w:rtl w:val="0"/>
        </w:rPr>
      </w:r>
    </w:p>
    <w:p w:rsidR="00000000" w:rsidDel="00000000" w:rsidP="00000000" w:rsidRDefault="00000000" w:rsidRPr="00000000" w14:paraId="00000691">
      <w:pPr>
        <w:rPr>
          <w:b w:val="1"/>
          <w:color w:val="222222"/>
          <w:sz w:val="24"/>
          <w:szCs w:val="24"/>
        </w:rPr>
      </w:pPr>
      <w:r w:rsidDel="00000000" w:rsidR="00000000" w:rsidRPr="00000000">
        <w:rPr>
          <w:rtl w:val="0"/>
        </w:rPr>
      </w:r>
    </w:p>
    <w:p w:rsidR="00000000" w:rsidDel="00000000" w:rsidP="00000000" w:rsidRDefault="00000000" w:rsidRPr="00000000" w14:paraId="00000692">
      <w:pPr>
        <w:rPr>
          <w:b w:val="1"/>
          <w:color w:val="222222"/>
          <w:sz w:val="24"/>
          <w:szCs w:val="24"/>
        </w:rPr>
      </w:pPr>
      <w:r w:rsidDel="00000000" w:rsidR="00000000" w:rsidRPr="00000000">
        <w:rPr>
          <w:rtl w:val="0"/>
        </w:rPr>
      </w:r>
    </w:p>
    <w:p w:rsidR="00000000" w:rsidDel="00000000" w:rsidP="00000000" w:rsidRDefault="00000000" w:rsidRPr="00000000" w14:paraId="00000693">
      <w:pPr>
        <w:rPr>
          <w:b w:val="1"/>
          <w:color w:val="222222"/>
          <w:sz w:val="24"/>
          <w:szCs w:val="24"/>
        </w:rPr>
      </w:pPr>
      <w:r w:rsidDel="00000000" w:rsidR="00000000" w:rsidRPr="00000000">
        <w:rPr>
          <w:rtl w:val="0"/>
        </w:rPr>
      </w:r>
    </w:p>
    <w:p w:rsidR="00000000" w:rsidDel="00000000" w:rsidP="00000000" w:rsidRDefault="00000000" w:rsidRPr="00000000" w14:paraId="00000694">
      <w:pPr>
        <w:rPr>
          <w:b w:val="1"/>
          <w:color w:val="222222"/>
          <w:sz w:val="24"/>
          <w:szCs w:val="24"/>
        </w:rPr>
      </w:pPr>
      <w:r w:rsidDel="00000000" w:rsidR="00000000" w:rsidRPr="00000000">
        <w:rPr>
          <w:rtl w:val="0"/>
        </w:rPr>
      </w:r>
    </w:p>
    <w:p w:rsidR="00000000" w:rsidDel="00000000" w:rsidP="00000000" w:rsidRDefault="00000000" w:rsidRPr="00000000" w14:paraId="00000695">
      <w:pPr>
        <w:rPr>
          <w:b w:val="1"/>
          <w:color w:val="222222"/>
          <w:sz w:val="24"/>
          <w:szCs w:val="24"/>
        </w:rPr>
      </w:pPr>
      <w:r w:rsidDel="00000000" w:rsidR="00000000" w:rsidRPr="00000000">
        <w:rPr>
          <w:rtl w:val="0"/>
        </w:rPr>
      </w:r>
    </w:p>
    <w:p w:rsidR="00000000" w:rsidDel="00000000" w:rsidP="00000000" w:rsidRDefault="00000000" w:rsidRPr="00000000" w14:paraId="00000696">
      <w:pPr>
        <w:rPr>
          <w:b w:val="1"/>
          <w:color w:val="222222"/>
          <w:sz w:val="24"/>
          <w:szCs w:val="24"/>
        </w:rPr>
      </w:pPr>
      <w:r w:rsidDel="00000000" w:rsidR="00000000" w:rsidRPr="00000000">
        <w:rPr>
          <w:rtl w:val="0"/>
        </w:rPr>
      </w:r>
    </w:p>
    <w:p w:rsidR="00000000" w:rsidDel="00000000" w:rsidP="00000000" w:rsidRDefault="00000000" w:rsidRPr="00000000" w14:paraId="00000697">
      <w:pPr>
        <w:rPr>
          <w:b w:val="1"/>
          <w:color w:val="222222"/>
          <w:sz w:val="24"/>
          <w:szCs w:val="24"/>
        </w:rPr>
      </w:pPr>
      <w:r w:rsidDel="00000000" w:rsidR="00000000" w:rsidRPr="00000000">
        <w:rPr>
          <w:b w:val="1"/>
          <w:color w:val="222222"/>
          <w:sz w:val="24"/>
          <w:szCs w:val="24"/>
          <w:rtl w:val="0"/>
        </w:rPr>
        <w:t xml:space="preserve">MOBILE:</w:t>
      </w:r>
    </w:p>
    <w:p w:rsidR="00000000" w:rsidDel="00000000" w:rsidP="00000000" w:rsidRDefault="00000000" w:rsidRPr="00000000" w14:paraId="00000698">
      <w:pPr>
        <w:rPr>
          <w:b w:val="1"/>
          <w:color w:val="222222"/>
          <w:sz w:val="24"/>
          <w:szCs w:val="24"/>
        </w:rPr>
      </w:pPr>
      <w:r w:rsidDel="00000000" w:rsidR="00000000" w:rsidRPr="00000000">
        <w:rPr>
          <w:b w:val="1"/>
          <w:color w:val="222222"/>
          <w:sz w:val="24"/>
          <w:szCs w:val="24"/>
        </w:rPr>
        <w:drawing>
          <wp:inline distB="114300" distT="114300" distL="114300" distR="114300">
            <wp:extent cx="2523808" cy="5059837"/>
            <wp:effectExtent b="0" l="0" r="0" t="0"/>
            <wp:docPr id="19" name="image13.jpg"/>
            <a:graphic>
              <a:graphicData uri="http://schemas.openxmlformats.org/drawingml/2006/picture">
                <pic:pic>
                  <pic:nvPicPr>
                    <pic:cNvPr id="0" name="image13.jpg"/>
                    <pic:cNvPicPr preferRelativeResize="0"/>
                  </pic:nvPicPr>
                  <pic:blipFill>
                    <a:blip r:embed="rId23"/>
                    <a:srcRect b="0" l="0" r="0" t="0"/>
                    <a:stretch>
                      <a:fillRect/>
                    </a:stretch>
                  </pic:blipFill>
                  <pic:spPr>
                    <a:xfrm>
                      <a:off x="0" y="0"/>
                      <a:ext cx="2523808" cy="5059837"/>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b w:val="1"/>
          <w:color w:val="222222"/>
          <w:sz w:val="24"/>
          <w:szCs w:val="24"/>
        </w:rPr>
      </w:pPr>
      <w:r w:rsidDel="00000000" w:rsidR="00000000" w:rsidRPr="00000000">
        <w:rPr>
          <w:b w:val="1"/>
          <w:color w:val="222222"/>
          <w:sz w:val="24"/>
          <w:szCs w:val="24"/>
        </w:rPr>
        <w:drawing>
          <wp:inline distB="114300" distT="114300" distL="114300" distR="114300">
            <wp:extent cx="2532957" cy="5072063"/>
            <wp:effectExtent b="0" l="0" r="0" t="0"/>
            <wp:docPr id="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532957" cy="5072063"/>
                    </a:xfrm>
                    <a:prstGeom prst="rect"/>
                    <a:ln/>
                  </pic:spPr>
                </pic:pic>
              </a:graphicData>
            </a:graphic>
          </wp:inline>
        </w:drawing>
      </w:r>
      <w:r w:rsidDel="00000000" w:rsidR="00000000" w:rsidRPr="00000000">
        <w:rPr>
          <w:rtl w:val="0"/>
        </w:rPr>
      </w:r>
    </w:p>
    <w:p w:rsidR="00000000" w:rsidDel="00000000" w:rsidP="00000000" w:rsidRDefault="00000000" w:rsidRPr="00000000" w14:paraId="0000069A">
      <w:pPr>
        <w:rPr>
          <w:b w:val="1"/>
          <w:color w:val="222222"/>
          <w:sz w:val="24"/>
          <w:szCs w:val="24"/>
        </w:rPr>
      </w:pPr>
      <w:r w:rsidDel="00000000" w:rsidR="00000000" w:rsidRPr="00000000">
        <w:rPr>
          <w:b w:val="1"/>
          <w:color w:val="222222"/>
          <w:sz w:val="24"/>
          <w:szCs w:val="24"/>
        </w:rPr>
        <w:drawing>
          <wp:inline distB="114300" distT="114300" distL="114300" distR="114300">
            <wp:extent cx="2504758" cy="5064930"/>
            <wp:effectExtent b="0" l="0" r="0" t="0"/>
            <wp:docPr id="9"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504758" cy="5064930"/>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rPr>
          <w:b w:val="1"/>
          <w:color w:val="222222"/>
          <w:sz w:val="24"/>
          <w:szCs w:val="24"/>
        </w:rPr>
      </w:pPr>
      <w:r w:rsidDel="00000000" w:rsidR="00000000" w:rsidRPr="00000000">
        <w:rPr>
          <w:b w:val="1"/>
          <w:color w:val="222222"/>
          <w:sz w:val="24"/>
          <w:szCs w:val="24"/>
        </w:rPr>
        <w:drawing>
          <wp:inline distB="114300" distT="114300" distL="114300" distR="114300">
            <wp:extent cx="2548286" cy="5053013"/>
            <wp:effectExtent b="0" l="0" r="0" t="0"/>
            <wp:docPr id="14"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2548286" cy="5053013"/>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rPr>
          <w:color w:val="222222"/>
          <w:sz w:val="24"/>
          <w:szCs w:val="24"/>
        </w:rPr>
      </w:pPr>
      <w:r w:rsidDel="00000000" w:rsidR="00000000" w:rsidRPr="00000000">
        <w:rPr>
          <w:rtl w:val="0"/>
        </w:rPr>
      </w:r>
    </w:p>
    <w:p w:rsidR="00000000" w:rsidDel="00000000" w:rsidP="00000000" w:rsidRDefault="00000000" w:rsidRPr="00000000" w14:paraId="0000069D">
      <w:pPr>
        <w:ind w:left="-141.73228346456688" w:firstLine="0"/>
        <w:jc w:val="center"/>
        <w:rPr>
          <w:i w:val="1"/>
          <w:color w:val="222222"/>
          <w:sz w:val="24"/>
          <w:szCs w:val="24"/>
        </w:rPr>
      </w:pPr>
      <w:r w:rsidDel="00000000" w:rsidR="00000000" w:rsidRPr="00000000">
        <w:rPr>
          <w:rtl w:val="0"/>
        </w:rPr>
      </w:r>
    </w:p>
    <w:p w:rsidR="00000000" w:rsidDel="00000000" w:rsidP="00000000" w:rsidRDefault="00000000" w:rsidRPr="00000000" w14:paraId="0000069E">
      <w:pPr>
        <w:ind w:left="-141.73228346456688" w:firstLine="0"/>
        <w:jc w:val="center"/>
        <w:rPr>
          <w:i w:val="1"/>
          <w:color w:val="222222"/>
          <w:sz w:val="24"/>
          <w:szCs w:val="24"/>
        </w:rPr>
      </w:pPr>
      <w:r w:rsidDel="00000000" w:rsidR="00000000" w:rsidRPr="00000000">
        <w:rPr>
          <w:rtl w:val="0"/>
        </w:rPr>
      </w:r>
    </w:p>
    <w:p w:rsidR="00000000" w:rsidDel="00000000" w:rsidP="00000000" w:rsidRDefault="00000000" w:rsidRPr="00000000" w14:paraId="0000069F">
      <w:pPr>
        <w:ind w:left="-141.73228346456688" w:firstLine="0"/>
        <w:jc w:val="center"/>
        <w:rPr>
          <w:i w:val="1"/>
          <w:color w:val="222222"/>
          <w:sz w:val="24"/>
          <w:szCs w:val="24"/>
        </w:rPr>
      </w:pPr>
      <w:r w:rsidDel="00000000" w:rsidR="00000000" w:rsidRPr="00000000">
        <w:rPr>
          <w:rtl w:val="0"/>
        </w:rPr>
      </w:r>
    </w:p>
    <w:p w:rsidR="00000000" w:rsidDel="00000000" w:rsidP="00000000" w:rsidRDefault="00000000" w:rsidRPr="00000000" w14:paraId="000006A0">
      <w:pPr>
        <w:ind w:left="-141.73228346456688" w:firstLine="0"/>
        <w:jc w:val="center"/>
        <w:rPr>
          <w:i w:val="1"/>
          <w:color w:val="222222"/>
          <w:sz w:val="24"/>
          <w:szCs w:val="24"/>
        </w:rPr>
      </w:pPr>
      <w:r w:rsidDel="00000000" w:rsidR="00000000" w:rsidRPr="00000000">
        <w:rPr>
          <w:rtl w:val="0"/>
        </w:rPr>
      </w:r>
    </w:p>
    <w:p w:rsidR="00000000" w:rsidDel="00000000" w:rsidP="00000000" w:rsidRDefault="00000000" w:rsidRPr="00000000" w14:paraId="000006A1">
      <w:pPr>
        <w:rPr>
          <w:i w:val="1"/>
          <w:color w:val="222222"/>
          <w:sz w:val="24"/>
          <w:szCs w:val="24"/>
        </w:rPr>
      </w:pPr>
      <w:r w:rsidDel="00000000" w:rsidR="00000000" w:rsidRPr="00000000">
        <w:rPr>
          <w:rtl w:val="0"/>
        </w:rPr>
      </w:r>
    </w:p>
    <w:p w:rsidR="00000000" w:rsidDel="00000000" w:rsidP="00000000" w:rsidRDefault="00000000" w:rsidRPr="00000000" w14:paraId="000006A2">
      <w:pPr>
        <w:pStyle w:val="Heading1"/>
        <w:ind w:firstLine="720"/>
        <w:rPr>
          <w:color w:val="222222"/>
        </w:rPr>
      </w:pPr>
      <w:bookmarkStart w:colFirst="0" w:colLast="0" w:name="_heading=h.nmf14n" w:id="56"/>
      <w:bookmarkEnd w:id="56"/>
      <w:r w:rsidDel="00000000" w:rsidR="00000000" w:rsidRPr="00000000">
        <w:rPr>
          <w:rtl w:val="0"/>
        </w:rPr>
      </w:r>
    </w:p>
    <w:p w:rsidR="00000000" w:rsidDel="00000000" w:rsidP="00000000" w:rsidRDefault="00000000" w:rsidRPr="00000000" w14:paraId="000006A3">
      <w:pPr>
        <w:rPr>
          <w:color w:val="222222"/>
        </w:rPr>
      </w:pPr>
      <w:r w:rsidDel="00000000" w:rsidR="00000000" w:rsidRPr="00000000">
        <w:rPr>
          <w:rtl w:val="0"/>
        </w:rPr>
      </w:r>
    </w:p>
    <w:p w:rsidR="00000000" w:rsidDel="00000000" w:rsidP="00000000" w:rsidRDefault="00000000" w:rsidRPr="00000000" w14:paraId="000006A4">
      <w:pPr>
        <w:rPr>
          <w:color w:val="222222"/>
        </w:rPr>
      </w:pPr>
      <w:r w:rsidDel="00000000" w:rsidR="00000000" w:rsidRPr="00000000">
        <w:rPr>
          <w:rtl w:val="0"/>
        </w:rPr>
      </w:r>
    </w:p>
    <w:p w:rsidR="00000000" w:rsidDel="00000000" w:rsidP="00000000" w:rsidRDefault="00000000" w:rsidRPr="00000000" w14:paraId="000006A5">
      <w:pPr>
        <w:rPr>
          <w:color w:val="222222"/>
        </w:rPr>
      </w:pPr>
      <w:r w:rsidDel="00000000" w:rsidR="00000000" w:rsidRPr="00000000">
        <w:rPr>
          <w:rtl w:val="0"/>
        </w:rPr>
      </w:r>
    </w:p>
    <w:p w:rsidR="00000000" w:rsidDel="00000000" w:rsidP="00000000" w:rsidRDefault="00000000" w:rsidRPr="00000000" w14:paraId="000006A6">
      <w:pPr>
        <w:rPr>
          <w:color w:val="222222"/>
        </w:rPr>
      </w:pPr>
      <w:r w:rsidDel="00000000" w:rsidR="00000000" w:rsidRPr="00000000">
        <w:rPr>
          <w:rtl w:val="0"/>
        </w:rPr>
      </w:r>
    </w:p>
    <w:p w:rsidR="00000000" w:rsidDel="00000000" w:rsidP="00000000" w:rsidRDefault="00000000" w:rsidRPr="00000000" w14:paraId="000006A7">
      <w:pPr>
        <w:rPr>
          <w:color w:val="222222"/>
        </w:rPr>
      </w:pPr>
      <w:r w:rsidDel="00000000" w:rsidR="00000000" w:rsidRPr="00000000">
        <w:rPr>
          <w:rtl w:val="0"/>
        </w:rPr>
      </w:r>
    </w:p>
    <w:p w:rsidR="00000000" w:rsidDel="00000000" w:rsidP="00000000" w:rsidRDefault="00000000" w:rsidRPr="00000000" w14:paraId="000006A8">
      <w:pPr>
        <w:rPr>
          <w:color w:val="222222"/>
        </w:rPr>
      </w:pPr>
      <w:r w:rsidDel="00000000" w:rsidR="00000000" w:rsidRPr="00000000">
        <w:rPr>
          <w:rtl w:val="0"/>
        </w:rPr>
      </w:r>
    </w:p>
    <w:p w:rsidR="00000000" w:rsidDel="00000000" w:rsidP="00000000" w:rsidRDefault="00000000" w:rsidRPr="00000000" w14:paraId="000006A9">
      <w:pPr>
        <w:rPr>
          <w:color w:val="222222"/>
        </w:rPr>
      </w:pPr>
      <w:r w:rsidDel="00000000" w:rsidR="00000000" w:rsidRPr="00000000">
        <w:rPr>
          <w:rtl w:val="0"/>
        </w:rPr>
      </w:r>
    </w:p>
    <w:p w:rsidR="00000000" w:rsidDel="00000000" w:rsidP="00000000" w:rsidRDefault="00000000" w:rsidRPr="00000000" w14:paraId="000006AA">
      <w:pPr>
        <w:rPr>
          <w:color w:val="222222"/>
          <w:sz w:val="24"/>
          <w:szCs w:val="24"/>
        </w:rPr>
      </w:pPr>
      <w:r w:rsidDel="00000000" w:rsidR="00000000" w:rsidRPr="00000000">
        <w:rPr>
          <w:rtl w:val="0"/>
        </w:rPr>
      </w:r>
    </w:p>
    <w:p w:rsidR="00000000" w:rsidDel="00000000" w:rsidP="00000000" w:rsidRDefault="00000000" w:rsidRPr="00000000" w14:paraId="000006AB">
      <w:pPr>
        <w:rPr>
          <w:color w:val="222222"/>
          <w:sz w:val="24"/>
          <w:szCs w:val="24"/>
        </w:rPr>
      </w:pPr>
      <w:r w:rsidDel="00000000" w:rsidR="00000000" w:rsidRPr="00000000">
        <w:rPr>
          <w:rtl w:val="0"/>
        </w:rPr>
      </w:r>
    </w:p>
    <w:p w:rsidR="00000000" w:rsidDel="00000000" w:rsidP="00000000" w:rsidRDefault="00000000" w:rsidRPr="00000000" w14:paraId="000006AC">
      <w:pPr>
        <w:rPr>
          <w:color w:val="222222"/>
          <w:sz w:val="24"/>
          <w:szCs w:val="24"/>
        </w:rPr>
      </w:pPr>
      <w:r w:rsidDel="00000000" w:rsidR="00000000" w:rsidRPr="00000000">
        <w:rPr>
          <w:rtl w:val="0"/>
        </w:rPr>
      </w:r>
    </w:p>
    <w:p w:rsidR="00000000" w:rsidDel="00000000" w:rsidP="00000000" w:rsidRDefault="00000000" w:rsidRPr="00000000" w14:paraId="000006AD">
      <w:pPr>
        <w:rPr>
          <w:color w:val="222222"/>
          <w:sz w:val="24"/>
          <w:szCs w:val="24"/>
        </w:rPr>
      </w:pPr>
      <w:r w:rsidDel="00000000" w:rsidR="00000000" w:rsidRPr="00000000">
        <w:rPr>
          <w:rtl w:val="0"/>
        </w:rPr>
      </w:r>
    </w:p>
    <w:p w:rsidR="00000000" w:rsidDel="00000000" w:rsidP="00000000" w:rsidRDefault="00000000" w:rsidRPr="00000000" w14:paraId="000006AE">
      <w:pPr>
        <w:rPr>
          <w:color w:val="222222"/>
          <w:sz w:val="24"/>
          <w:szCs w:val="24"/>
        </w:rPr>
      </w:pPr>
      <w:r w:rsidDel="00000000" w:rsidR="00000000" w:rsidRPr="00000000">
        <w:rPr>
          <w:rtl w:val="0"/>
        </w:rPr>
      </w:r>
    </w:p>
    <w:p w:rsidR="00000000" w:rsidDel="00000000" w:rsidP="00000000" w:rsidRDefault="00000000" w:rsidRPr="00000000" w14:paraId="000006AF">
      <w:pPr>
        <w:rPr>
          <w:color w:val="222222"/>
          <w:sz w:val="24"/>
          <w:szCs w:val="24"/>
        </w:rPr>
      </w:pPr>
      <w:r w:rsidDel="00000000" w:rsidR="00000000" w:rsidRPr="00000000">
        <w:rPr>
          <w:rtl w:val="0"/>
        </w:rPr>
      </w:r>
    </w:p>
    <w:p w:rsidR="00000000" w:rsidDel="00000000" w:rsidP="00000000" w:rsidRDefault="00000000" w:rsidRPr="00000000" w14:paraId="000006B0">
      <w:pPr>
        <w:rPr>
          <w:color w:val="222222"/>
          <w:sz w:val="24"/>
          <w:szCs w:val="24"/>
        </w:rPr>
      </w:pPr>
      <w:r w:rsidDel="00000000" w:rsidR="00000000" w:rsidRPr="00000000">
        <w:rPr>
          <w:rtl w:val="0"/>
        </w:rPr>
      </w:r>
    </w:p>
    <w:p w:rsidR="00000000" w:rsidDel="00000000" w:rsidP="00000000" w:rsidRDefault="00000000" w:rsidRPr="00000000" w14:paraId="000006B1">
      <w:pPr>
        <w:rPr>
          <w:color w:val="222222"/>
          <w:sz w:val="24"/>
          <w:szCs w:val="24"/>
        </w:rPr>
      </w:pPr>
      <w:r w:rsidDel="00000000" w:rsidR="00000000" w:rsidRPr="00000000">
        <w:rPr>
          <w:rtl w:val="0"/>
        </w:rPr>
      </w:r>
    </w:p>
    <w:p w:rsidR="00000000" w:rsidDel="00000000" w:rsidP="00000000" w:rsidRDefault="00000000" w:rsidRPr="00000000" w14:paraId="000006B2">
      <w:pPr>
        <w:rPr>
          <w:color w:val="222222"/>
          <w:sz w:val="24"/>
          <w:szCs w:val="24"/>
        </w:rPr>
      </w:pPr>
      <w:r w:rsidDel="00000000" w:rsidR="00000000" w:rsidRPr="00000000">
        <w:rPr>
          <w:rtl w:val="0"/>
        </w:rPr>
      </w:r>
    </w:p>
    <w:p w:rsidR="00000000" w:rsidDel="00000000" w:rsidP="00000000" w:rsidRDefault="00000000" w:rsidRPr="00000000" w14:paraId="000006B3">
      <w:pPr>
        <w:pStyle w:val="Heading1"/>
        <w:ind w:firstLine="720"/>
        <w:rPr>
          <w:color w:val="222222"/>
        </w:rPr>
      </w:pPr>
      <w:bookmarkStart w:colFirst="0" w:colLast="0" w:name="_heading=h.37m2jsg" w:id="57"/>
      <w:bookmarkEnd w:id="57"/>
      <w:r w:rsidDel="00000000" w:rsidR="00000000" w:rsidRPr="00000000">
        <w:rPr>
          <w:color w:val="222222"/>
          <w:rtl w:val="0"/>
        </w:rPr>
        <w:t xml:space="preserve">Apêndices</w:t>
      </w:r>
    </w:p>
    <w:p w:rsidR="00000000" w:rsidDel="00000000" w:rsidP="00000000" w:rsidRDefault="00000000" w:rsidRPr="00000000" w14:paraId="000006B4">
      <w:pPr>
        <w:rPr>
          <w:color w:val="222222"/>
          <w:sz w:val="24"/>
          <w:szCs w:val="24"/>
        </w:rPr>
      </w:pPr>
      <w:r w:rsidDel="00000000" w:rsidR="00000000" w:rsidRPr="00000000">
        <w:rPr>
          <w:rtl w:val="0"/>
        </w:rPr>
      </w:r>
    </w:p>
    <w:p w:rsidR="00000000" w:rsidDel="00000000" w:rsidP="00000000" w:rsidRDefault="00000000" w:rsidRPr="00000000" w14:paraId="000006B5">
      <w:pPr>
        <w:spacing w:line="360" w:lineRule="auto"/>
        <w:ind w:left="20" w:firstLine="689"/>
        <w:jc w:val="both"/>
        <w:rPr>
          <w:color w:val="222222"/>
          <w:sz w:val="24"/>
          <w:szCs w:val="24"/>
        </w:rPr>
      </w:pPr>
      <w:r w:rsidDel="00000000" w:rsidR="00000000" w:rsidRPr="00000000">
        <w:rPr>
          <w:color w:val="222222"/>
          <w:sz w:val="24"/>
          <w:szCs w:val="24"/>
          <w:rtl w:val="0"/>
        </w:rPr>
        <w:t xml:space="preserve">Qual será o nicho do sistema?</w:t>
      </w:r>
    </w:p>
    <w:p w:rsidR="00000000" w:rsidDel="00000000" w:rsidP="00000000" w:rsidRDefault="00000000" w:rsidRPr="00000000" w14:paraId="000006B6">
      <w:pPr>
        <w:spacing w:line="360" w:lineRule="auto"/>
        <w:ind w:left="20" w:firstLine="689"/>
        <w:jc w:val="both"/>
        <w:rPr>
          <w:color w:val="222222"/>
          <w:sz w:val="24"/>
          <w:szCs w:val="24"/>
        </w:rPr>
      </w:pPr>
      <w:r w:rsidDel="00000000" w:rsidR="00000000" w:rsidRPr="00000000">
        <w:rPr>
          <w:color w:val="222222"/>
          <w:sz w:val="24"/>
          <w:szCs w:val="24"/>
          <w:rtl w:val="0"/>
        </w:rPr>
        <w:t xml:space="preserve">A produção será apenas de leite ou corte?</w:t>
      </w:r>
    </w:p>
    <w:p w:rsidR="00000000" w:rsidDel="00000000" w:rsidP="00000000" w:rsidRDefault="00000000" w:rsidRPr="00000000" w14:paraId="000006B7">
      <w:pPr>
        <w:spacing w:line="360" w:lineRule="auto"/>
        <w:ind w:left="20" w:firstLine="689"/>
        <w:jc w:val="both"/>
        <w:rPr>
          <w:color w:val="222222"/>
          <w:sz w:val="24"/>
          <w:szCs w:val="24"/>
        </w:rPr>
      </w:pPr>
      <w:r w:rsidDel="00000000" w:rsidR="00000000" w:rsidRPr="00000000">
        <w:rPr>
          <w:color w:val="222222"/>
          <w:sz w:val="24"/>
          <w:szCs w:val="24"/>
          <w:rtl w:val="0"/>
        </w:rPr>
        <w:t xml:space="preserve">O usuário deverá ou não ser uma entidade?</w:t>
      </w:r>
    </w:p>
    <w:p w:rsidR="00000000" w:rsidDel="00000000" w:rsidP="00000000" w:rsidRDefault="00000000" w:rsidRPr="00000000" w14:paraId="000006B8">
      <w:pPr>
        <w:spacing w:line="360" w:lineRule="auto"/>
        <w:ind w:left="20" w:firstLine="689"/>
        <w:jc w:val="both"/>
        <w:rPr>
          <w:color w:val="222222"/>
          <w:sz w:val="24"/>
          <w:szCs w:val="24"/>
        </w:rPr>
      </w:pPr>
      <w:r w:rsidDel="00000000" w:rsidR="00000000" w:rsidRPr="00000000">
        <w:rPr>
          <w:color w:val="222222"/>
          <w:sz w:val="24"/>
          <w:szCs w:val="24"/>
          <w:rtl w:val="0"/>
        </w:rPr>
        <w:t xml:space="preserve">Devemos cadastrar os funcionários da fazenda?</w:t>
      </w:r>
    </w:p>
    <w:p w:rsidR="00000000" w:rsidDel="00000000" w:rsidP="00000000" w:rsidRDefault="00000000" w:rsidRPr="00000000" w14:paraId="000006B9">
      <w:pPr>
        <w:spacing w:line="360" w:lineRule="auto"/>
        <w:ind w:left="20" w:firstLine="689"/>
        <w:jc w:val="both"/>
        <w:rPr>
          <w:color w:val="222222"/>
          <w:sz w:val="24"/>
          <w:szCs w:val="24"/>
        </w:rPr>
      </w:pPr>
      <w:r w:rsidDel="00000000" w:rsidR="00000000" w:rsidRPr="00000000">
        <w:rPr>
          <w:color w:val="222222"/>
          <w:sz w:val="24"/>
          <w:szCs w:val="24"/>
          <w:rtl w:val="0"/>
        </w:rPr>
        <w:t xml:space="preserve">Cadastrar vacinas aplicadas nos animais?</w:t>
      </w:r>
    </w:p>
    <w:p w:rsidR="00000000" w:rsidDel="00000000" w:rsidP="00000000" w:rsidRDefault="00000000" w:rsidRPr="00000000" w14:paraId="000006BA">
      <w:pPr>
        <w:spacing w:line="360" w:lineRule="auto"/>
        <w:ind w:left="20" w:firstLine="689"/>
        <w:jc w:val="both"/>
        <w:rPr>
          <w:color w:val="222222"/>
          <w:sz w:val="24"/>
          <w:szCs w:val="24"/>
        </w:rPr>
      </w:pPr>
      <w:r w:rsidDel="00000000" w:rsidR="00000000" w:rsidRPr="00000000">
        <w:rPr>
          <w:color w:val="222222"/>
          <w:sz w:val="24"/>
          <w:szCs w:val="24"/>
          <w:rtl w:val="0"/>
        </w:rPr>
        <w:t xml:space="preserve">A pessoa cadastrada será a mesma a efetuar login?</w:t>
      </w:r>
    </w:p>
    <w:p w:rsidR="00000000" w:rsidDel="00000000" w:rsidP="00000000" w:rsidRDefault="00000000" w:rsidRPr="00000000" w14:paraId="000006BB">
      <w:pPr>
        <w:spacing w:line="360" w:lineRule="auto"/>
        <w:ind w:left="20" w:firstLine="689"/>
        <w:jc w:val="both"/>
        <w:rPr>
          <w:color w:val="222222"/>
          <w:sz w:val="24"/>
          <w:szCs w:val="24"/>
        </w:rPr>
      </w:pPr>
      <w:r w:rsidDel="00000000" w:rsidR="00000000" w:rsidRPr="00000000">
        <w:rPr>
          <w:color w:val="222222"/>
          <w:sz w:val="24"/>
          <w:szCs w:val="24"/>
          <w:rtl w:val="0"/>
        </w:rPr>
        <w:t xml:space="preserve">Devemos fazer a tela principal ou vinculá-la a outra?</w:t>
      </w:r>
    </w:p>
    <w:p w:rsidR="00000000" w:rsidDel="00000000" w:rsidP="00000000" w:rsidRDefault="00000000" w:rsidRPr="00000000" w14:paraId="000006BC">
      <w:pPr>
        <w:spacing w:line="360" w:lineRule="auto"/>
        <w:ind w:left="20" w:firstLine="689"/>
        <w:jc w:val="both"/>
        <w:rPr>
          <w:color w:val="222222"/>
          <w:sz w:val="24"/>
          <w:szCs w:val="24"/>
        </w:rPr>
      </w:pPr>
      <w:r w:rsidDel="00000000" w:rsidR="00000000" w:rsidRPr="00000000">
        <w:rPr>
          <w:rtl w:val="0"/>
        </w:rPr>
      </w:r>
    </w:p>
    <w:p w:rsidR="00000000" w:rsidDel="00000000" w:rsidP="00000000" w:rsidRDefault="00000000" w:rsidRPr="00000000" w14:paraId="000006BD">
      <w:pPr>
        <w:spacing w:line="360" w:lineRule="auto"/>
        <w:ind w:left="20" w:firstLine="689"/>
        <w:jc w:val="both"/>
        <w:rPr>
          <w:color w:val="222222"/>
          <w:sz w:val="24"/>
          <w:szCs w:val="24"/>
        </w:rPr>
      </w:pPr>
      <w:r w:rsidDel="00000000" w:rsidR="00000000" w:rsidRPr="00000000">
        <w:rPr>
          <w:color w:val="222222"/>
          <w:sz w:val="24"/>
          <w:szCs w:val="24"/>
          <w:rtl w:val="0"/>
        </w:rPr>
        <w:t xml:space="preserve"> </w:t>
      </w:r>
    </w:p>
    <w:p w:rsidR="00000000" w:rsidDel="00000000" w:rsidP="00000000" w:rsidRDefault="00000000" w:rsidRPr="00000000" w14:paraId="000006BE">
      <w:pPr>
        <w:spacing w:line="360" w:lineRule="auto"/>
        <w:jc w:val="both"/>
        <w:rPr>
          <w:i w:val="1"/>
          <w:color w:val="222222"/>
          <w:sz w:val="24"/>
          <w:szCs w:val="24"/>
        </w:rPr>
      </w:pPr>
      <w:r w:rsidDel="00000000" w:rsidR="00000000" w:rsidRPr="00000000">
        <w:rPr>
          <w:rtl w:val="0"/>
        </w:rPr>
      </w:r>
    </w:p>
    <w:p w:rsidR="00000000" w:rsidDel="00000000" w:rsidP="00000000" w:rsidRDefault="00000000" w:rsidRPr="00000000" w14:paraId="000006BF">
      <w:pPr>
        <w:rPr>
          <w:color w:val="222222"/>
          <w:sz w:val="24"/>
          <w:szCs w:val="24"/>
        </w:rPr>
      </w:pPr>
      <w:r w:rsidDel="00000000" w:rsidR="00000000" w:rsidRPr="00000000">
        <w:rPr>
          <w:rtl w:val="0"/>
        </w:rPr>
      </w:r>
    </w:p>
    <w:p w:rsidR="00000000" w:rsidDel="00000000" w:rsidP="00000000" w:rsidRDefault="00000000" w:rsidRPr="00000000" w14:paraId="000006C0">
      <w:pPr>
        <w:rPr>
          <w:color w:val="222222"/>
          <w:sz w:val="24"/>
          <w:szCs w:val="24"/>
        </w:rPr>
      </w:pPr>
      <w:r w:rsidDel="00000000" w:rsidR="00000000" w:rsidRPr="00000000">
        <w:rPr>
          <w:rtl w:val="0"/>
        </w:rPr>
      </w:r>
    </w:p>
    <w:p w:rsidR="00000000" w:rsidDel="00000000" w:rsidP="00000000" w:rsidRDefault="00000000" w:rsidRPr="00000000" w14:paraId="000006C1">
      <w:pPr>
        <w:rPr>
          <w:color w:val="222222"/>
          <w:sz w:val="24"/>
          <w:szCs w:val="24"/>
        </w:rPr>
      </w:pPr>
      <w:r w:rsidDel="00000000" w:rsidR="00000000" w:rsidRPr="00000000">
        <w:rPr>
          <w:rtl w:val="0"/>
        </w:rPr>
      </w:r>
    </w:p>
    <w:sectPr>
      <w:headerReference r:id="rId27" w:type="first"/>
      <w:type w:val="nextPage"/>
      <w:pgSz w:h="16838" w:w="11906" w:orient="portrait"/>
      <w:pgMar w:bottom="1133" w:top="1133" w:left="1133" w:right="113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imbus Roman No9 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tab/>
      <w:tab/>
      <w:tab/>
      <w:tab/>
      <w:tab/>
      <w:t xml:space="preserve">       BOVINA INFO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2">
    <w:pPr>
      <w:widowControl w:val="0"/>
      <w:pBdr>
        <w:top w:space="0" w:sz="0" w:val="nil"/>
        <w:left w:space="0" w:sz="0" w:val="nil"/>
        <w:bottom w:space="0" w:sz="0" w:val="nil"/>
        <w:right w:space="0" w:sz="0" w:val="nil"/>
        <w:between w:space="0" w:sz="0" w:val="nil"/>
      </w:pBdr>
      <w:tabs>
        <w:tab w:val="center" w:pos="4252"/>
        <w:tab w:val="right" w:pos="8504"/>
      </w:tabs>
      <w:spacing w:line="240" w:lineRule="auto"/>
      <w:jc w:val="center"/>
      <w:rPr>
        <w:rFonts w:ascii="Nimbus Roman No9 L" w:cs="Nimbus Roman No9 L" w:eastAsia="Nimbus Roman No9 L" w:hAnsi="Nimbus Roman No9 L"/>
        <w:color w:val="000000"/>
        <w:sz w:val="24"/>
        <w:szCs w:val="24"/>
      </w:rPr>
    </w:pPr>
    <w:r w:rsidDel="00000000" w:rsidR="00000000" w:rsidRPr="00000000">
      <w:rPr>
        <w:rFonts w:ascii="Nimbus Roman No9 L" w:cs="Nimbus Roman No9 L" w:eastAsia="Nimbus Roman No9 L" w:hAnsi="Nimbus Roman No9 L"/>
        <w:sz w:val="24"/>
        <w:szCs w:val="24"/>
      </w:rPr>
      <w:drawing>
        <wp:inline distB="114300" distT="114300" distL="114300" distR="114300">
          <wp:extent cx="1744500" cy="992686"/>
          <wp:effectExtent b="0" l="0" r="0" t="0"/>
          <wp:docPr id="5"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744500" cy="992686"/>
                  </a:xfrm>
                  <a:prstGeom prst="rect"/>
                  <a:ln/>
                </pic:spPr>
              </pic:pic>
            </a:graphicData>
          </a:graphic>
        </wp:inline>
      </w:drawing>
    </w:r>
    <w:r w:rsidDel="00000000" w:rsidR="00000000" w:rsidRPr="00000000">
      <w:rPr>
        <w:rtl w:val="0"/>
      </w:rPr>
    </w:r>
  </w:p>
  <w:p w:rsidR="00000000" w:rsidDel="00000000" w:rsidP="00000000" w:rsidRDefault="00000000" w:rsidRPr="00000000" w14:paraId="000006C3">
    <w:pPr>
      <w:widowControl w:val="0"/>
      <w:pBdr>
        <w:top w:space="0" w:sz="0" w:val="nil"/>
        <w:left w:space="0" w:sz="0" w:val="nil"/>
        <w:bottom w:space="0" w:sz="0" w:val="nil"/>
        <w:right w:space="0" w:sz="0" w:val="nil"/>
        <w:between w:space="0" w:sz="0" w:val="nil"/>
      </w:pBdr>
      <w:tabs>
        <w:tab w:val="center" w:pos="4252"/>
        <w:tab w:val="right" w:pos="8504"/>
      </w:tabs>
      <w:spacing w:line="240" w:lineRule="auto"/>
      <w:rPr>
        <w:rFonts w:ascii="Nimbus Roman No9 L" w:cs="Nimbus Roman No9 L" w:eastAsia="Nimbus Roman No9 L" w:hAnsi="Nimbus Roman No9 L"/>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916" w:hanging="360"/>
      </w:pPr>
      <w:rPr>
        <w:rFonts w:ascii="Noto Sans Symbols" w:cs="Noto Sans Symbols" w:eastAsia="Noto Sans Symbols" w:hAnsi="Noto Sans Symbols"/>
      </w:rPr>
    </w:lvl>
    <w:lvl w:ilvl="1">
      <w:start w:val="1"/>
      <w:numFmt w:val="bullet"/>
      <w:lvlText w:val="o"/>
      <w:lvlJc w:val="left"/>
      <w:pPr>
        <w:ind w:left="1636" w:hanging="360"/>
      </w:pPr>
      <w:rPr>
        <w:rFonts w:ascii="Courier New" w:cs="Courier New" w:eastAsia="Courier New" w:hAnsi="Courier New"/>
      </w:rPr>
    </w:lvl>
    <w:lvl w:ilvl="2">
      <w:start w:val="1"/>
      <w:numFmt w:val="bullet"/>
      <w:lvlText w:val="▪"/>
      <w:lvlJc w:val="left"/>
      <w:pPr>
        <w:ind w:left="2356" w:hanging="360"/>
      </w:pPr>
      <w:rPr>
        <w:rFonts w:ascii="Noto Sans Symbols" w:cs="Noto Sans Symbols" w:eastAsia="Noto Sans Symbols" w:hAnsi="Noto Sans Symbols"/>
      </w:rPr>
    </w:lvl>
    <w:lvl w:ilvl="3">
      <w:start w:val="1"/>
      <w:numFmt w:val="bullet"/>
      <w:lvlText w:val="●"/>
      <w:lvlJc w:val="left"/>
      <w:pPr>
        <w:ind w:left="3076" w:hanging="360"/>
      </w:pPr>
      <w:rPr>
        <w:rFonts w:ascii="Noto Sans Symbols" w:cs="Noto Sans Symbols" w:eastAsia="Noto Sans Symbols" w:hAnsi="Noto Sans Symbols"/>
      </w:rPr>
    </w:lvl>
    <w:lvl w:ilvl="4">
      <w:start w:val="1"/>
      <w:numFmt w:val="bullet"/>
      <w:lvlText w:val="o"/>
      <w:lvlJc w:val="left"/>
      <w:pPr>
        <w:ind w:left="3796" w:hanging="360"/>
      </w:pPr>
      <w:rPr>
        <w:rFonts w:ascii="Courier New" w:cs="Courier New" w:eastAsia="Courier New" w:hAnsi="Courier New"/>
      </w:rPr>
    </w:lvl>
    <w:lvl w:ilvl="5">
      <w:start w:val="1"/>
      <w:numFmt w:val="bullet"/>
      <w:lvlText w:val="▪"/>
      <w:lvlJc w:val="left"/>
      <w:pPr>
        <w:ind w:left="4516" w:hanging="360"/>
      </w:pPr>
      <w:rPr>
        <w:rFonts w:ascii="Noto Sans Symbols" w:cs="Noto Sans Symbols" w:eastAsia="Noto Sans Symbols" w:hAnsi="Noto Sans Symbols"/>
      </w:rPr>
    </w:lvl>
    <w:lvl w:ilvl="6">
      <w:start w:val="1"/>
      <w:numFmt w:val="bullet"/>
      <w:lvlText w:val="●"/>
      <w:lvlJc w:val="left"/>
      <w:pPr>
        <w:ind w:left="5236" w:hanging="360"/>
      </w:pPr>
      <w:rPr>
        <w:rFonts w:ascii="Noto Sans Symbols" w:cs="Noto Sans Symbols" w:eastAsia="Noto Sans Symbols" w:hAnsi="Noto Sans Symbols"/>
      </w:rPr>
    </w:lvl>
    <w:lvl w:ilvl="7">
      <w:start w:val="1"/>
      <w:numFmt w:val="bullet"/>
      <w:lvlText w:val="o"/>
      <w:lvlJc w:val="left"/>
      <w:pPr>
        <w:ind w:left="5956" w:hanging="360"/>
      </w:pPr>
      <w:rPr>
        <w:rFonts w:ascii="Courier New" w:cs="Courier New" w:eastAsia="Courier New" w:hAnsi="Courier New"/>
      </w:rPr>
    </w:lvl>
    <w:lvl w:ilvl="8">
      <w:start w:val="1"/>
      <w:numFmt w:val="bullet"/>
      <w:lvlText w:val="▪"/>
      <w:lvlJc w:val="left"/>
      <w:pPr>
        <w:ind w:left="6676" w:hanging="360"/>
      </w:pPr>
      <w:rPr>
        <w:rFonts w:ascii="Noto Sans Symbols" w:cs="Noto Sans Symbols" w:eastAsia="Noto Sans Symbols" w:hAnsi="Noto Sans Symbols"/>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6">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08.0" w:type="dxa"/>
        <w:right w:w="108.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left w:w="70.0" w:type="dxa"/>
        <w:right w:w="70.0" w:type="dxa"/>
      </w:tblCellMar>
    </w:tblPr>
  </w:style>
  <w:style w:type="paragraph" w:styleId="Textodebalo">
    <w:name w:val="Balloon Text"/>
    <w:basedOn w:val="Normal"/>
    <w:link w:val="TextodebaloChar"/>
    <w:uiPriority w:val="99"/>
    <w:semiHidden w:val="1"/>
    <w:unhideWhenUsed w:val="1"/>
    <w:rsid w:val="00A66BCE"/>
    <w:pPr>
      <w:spacing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A66BCE"/>
    <w:rPr>
      <w:rFonts w:ascii="Tahoma" w:cs="Tahoma" w:hAnsi="Tahoma"/>
      <w:sz w:val="16"/>
      <w:szCs w:val="16"/>
    </w:rPr>
  </w:style>
  <w:style w:type="paragraph" w:styleId="PargrafodaLista">
    <w:name w:val="List Paragraph"/>
    <w:basedOn w:val="Normal"/>
    <w:uiPriority w:val="34"/>
    <w:qFormat w:val="1"/>
    <w:rsid w:val="004A39D5"/>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70.0" w:type="dxa"/>
        <w:bottom w:w="100.0" w:type="dxa"/>
        <w:right w:w="70.0" w:type="dxa"/>
      </w:tblCellMar>
    </w:tblPr>
  </w:style>
  <w:style w:type="table" w:styleId="Table2">
    <w:basedOn w:val="TableNormal"/>
    <w:tblPr>
      <w:tblStyleRowBandSize w:val="1"/>
      <w:tblStyleColBandSize w:val="1"/>
      <w:tblCellMar>
        <w:top w:w="100.0" w:type="dxa"/>
        <w:left w:w="70.0" w:type="dxa"/>
        <w:bottom w:w="100.0" w:type="dxa"/>
        <w:right w:w="70.0" w:type="dxa"/>
      </w:tblCellMar>
    </w:tblPr>
  </w:style>
  <w:style w:type="table" w:styleId="Table3">
    <w:basedOn w:val="TableNormal"/>
    <w:tblPr>
      <w:tblStyleRowBandSize w:val="1"/>
      <w:tblStyleColBandSize w:val="1"/>
      <w:tblCellMar>
        <w:top w:w="100.0" w:type="dxa"/>
        <w:left w:w="70.0" w:type="dxa"/>
        <w:bottom w:w="100.0" w:type="dxa"/>
        <w:right w:w="70.0" w:type="dxa"/>
      </w:tblCellMar>
    </w:tblPr>
  </w:style>
  <w:style w:type="table" w:styleId="Table4">
    <w:basedOn w:val="TableNormal"/>
    <w:tblPr>
      <w:tblStyleRowBandSize w:val="1"/>
      <w:tblStyleColBandSize w:val="1"/>
      <w:tblCellMar>
        <w:top w:w="100.0" w:type="dxa"/>
        <w:left w:w="70.0" w:type="dxa"/>
        <w:bottom w:w="100.0" w:type="dxa"/>
        <w:right w:w="70.0" w:type="dxa"/>
      </w:tblCellMar>
    </w:tblPr>
  </w:style>
  <w:style w:type="table" w:styleId="Table5">
    <w:basedOn w:val="TableNormal"/>
    <w:tblPr>
      <w:tblStyleRowBandSize w:val="1"/>
      <w:tblStyleColBandSize w:val="1"/>
      <w:tblCellMar>
        <w:top w:w="100.0" w:type="dxa"/>
        <w:left w:w="70.0" w:type="dxa"/>
        <w:bottom w:w="100.0" w:type="dxa"/>
        <w:right w:w="70.0" w:type="dxa"/>
      </w:tblCellMar>
    </w:tblPr>
  </w:style>
  <w:style w:type="table" w:styleId="Table6">
    <w:basedOn w:val="TableNormal"/>
    <w:tblPr>
      <w:tblStyleRowBandSize w:val="1"/>
      <w:tblStyleColBandSize w:val="1"/>
      <w:tblCellMar>
        <w:top w:w="100.0" w:type="dxa"/>
        <w:left w:w="70.0" w:type="dxa"/>
        <w:bottom w:w="100.0" w:type="dxa"/>
        <w:right w:w="70.0" w:type="dxa"/>
      </w:tblCellMar>
    </w:tblPr>
  </w:style>
  <w:style w:type="table" w:styleId="Table7">
    <w:basedOn w:val="TableNormal"/>
    <w:tblPr>
      <w:tblStyleRowBandSize w:val="1"/>
      <w:tblStyleColBandSize w:val="1"/>
      <w:tblCellMar>
        <w:top w:w="100.0" w:type="dxa"/>
        <w:left w:w="70.0" w:type="dxa"/>
        <w:bottom w:w="100.0" w:type="dxa"/>
        <w:right w:w="70.0" w:type="dxa"/>
      </w:tblCellMar>
    </w:tblPr>
  </w:style>
  <w:style w:type="table" w:styleId="Table8">
    <w:basedOn w:val="TableNormal"/>
    <w:tblPr>
      <w:tblStyleRowBandSize w:val="1"/>
      <w:tblStyleColBandSize w:val="1"/>
      <w:tblCellMar>
        <w:top w:w="100.0" w:type="dxa"/>
        <w:left w:w="70.0" w:type="dxa"/>
        <w:bottom w:w="100.0" w:type="dxa"/>
        <w:right w:w="70.0" w:type="dxa"/>
      </w:tblCellMar>
    </w:tblPr>
  </w:style>
  <w:style w:type="table" w:styleId="Table9">
    <w:basedOn w:val="TableNormal"/>
    <w:tblPr>
      <w:tblStyleRowBandSize w:val="1"/>
      <w:tblStyleColBandSize w:val="1"/>
      <w:tblCellMar>
        <w:top w:w="100.0" w:type="dxa"/>
        <w:left w:w="70.0" w:type="dxa"/>
        <w:bottom w:w="100.0" w:type="dxa"/>
        <w:right w:w="70.0" w:type="dxa"/>
      </w:tblCellMar>
    </w:tblPr>
  </w:style>
  <w:style w:type="table" w:styleId="Table10">
    <w:basedOn w:val="TableNormal"/>
    <w:tblPr>
      <w:tblStyleRowBandSize w:val="1"/>
      <w:tblStyleColBandSize w:val="1"/>
      <w:tblCellMar>
        <w:top w:w="100.0" w:type="dxa"/>
        <w:left w:w="70.0" w:type="dxa"/>
        <w:bottom w:w="100.0" w:type="dxa"/>
        <w:right w:w="70.0" w:type="dxa"/>
      </w:tblCellMar>
    </w:tblPr>
  </w:style>
  <w:style w:type="table" w:styleId="Table11">
    <w:basedOn w:val="TableNormal"/>
    <w:tblPr>
      <w:tblStyleRowBandSize w:val="1"/>
      <w:tblStyleColBandSize w:val="1"/>
      <w:tblCellMar>
        <w:top w:w="100.0" w:type="dxa"/>
        <w:left w:w="70.0" w:type="dxa"/>
        <w:bottom w:w="100.0" w:type="dxa"/>
        <w:right w:w="70.0" w:type="dxa"/>
      </w:tblCellMar>
    </w:tblPr>
  </w:style>
  <w:style w:type="table" w:styleId="Table12">
    <w:basedOn w:val="TableNormal"/>
    <w:tblPr>
      <w:tblStyleRowBandSize w:val="1"/>
      <w:tblStyleColBandSize w:val="1"/>
      <w:tblCellMar>
        <w:top w:w="100.0" w:type="dxa"/>
        <w:left w:w="70.0" w:type="dxa"/>
        <w:bottom w:w="100.0" w:type="dxa"/>
        <w:right w:w="70.0" w:type="dxa"/>
      </w:tblCellMar>
    </w:tblPr>
  </w:style>
  <w:style w:type="table" w:styleId="Table13">
    <w:basedOn w:val="TableNormal"/>
    <w:tblPr>
      <w:tblStyleRowBandSize w:val="1"/>
      <w:tblStyleColBandSize w:val="1"/>
      <w:tblCellMar>
        <w:top w:w="100.0" w:type="dxa"/>
        <w:left w:w="70.0" w:type="dxa"/>
        <w:bottom w:w="100.0" w:type="dxa"/>
        <w:right w:w="70.0" w:type="dxa"/>
      </w:tblCellMar>
    </w:tblPr>
  </w:style>
  <w:style w:type="table" w:styleId="Table14">
    <w:basedOn w:val="TableNormal"/>
    <w:tblPr>
      <w:tblStyleRowBandSize w:val="1"/>
      <w:tblStyleColBandSize w:val="1"/>
      <w:tblCellMar>
        <w:top w:w="100.0" w:type="dxa"/>
        <w:left w:w="70.0" w:type="dxa"/>
        <w:bottom w:w="100.0" w:type="dxa"/>
        <w:right w:w="70.0" w:type="dxa"/>
      </w:tblCellMar>
    </w:tblPr>
  </w:style>
  <w:style w:type="table" w:styleId="Table15">
    <w:basedOn w:val="TableNormal"/>
    <w:tblPr>
      <w:tblStyleRowBandSize w:val="1"/>
      <w:tblStyleColBandSize w:val="1"/>
      <w:tblCellMar>
        <w:top w:w="100.0" w:type="dxa"/>
        <w:left w:w="70.0" w:type="dxa"/>
        <w:bottom w:w="100.0" w:type="dxa"/>
        <w:right w:w="70.0" w:type="dxa"/>
      </w:tblCellMar>
    </w:tblPr>
  </w:style>
  <w:style w:type="table" w:styleId="Table16">
    <w:basedOn w:val="TableNormal"/>
    <w:tblPr>
      <w:tblStyleRowBandSize w:val="1"/>
      <w:tblStyleColBandSize w:val="1"/>
      <w:tblCellMar>
        <w:top w:w="100.0" w:type="dxa"/>
        <w:left w:w="70.0" w:type="dxa"/>
        <w:bottom w:w="100.0" w:type="dxa"/>
        <w:right w:w="70.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7.jpg"/><Relationship Id="rId21" Type="http://schemas.openxmlformats.org/officeDocument/2006/relationships/image" Target="media/image6.jpg"/><Relationship Id="rId24" Type="http://schemas.openxmlformats.org/officeDocument/2006/relationships/image" Target="media/image2.jpg"/><Relationship Id="rId23" Type="http://schemas.openxmlformats.org/officeDocument/2006/relationships/image" Target="media/image1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7.jpg"/><Relationship Id="rId25" Type="http://schemas.openxmlformats.org/officeDocument/2006/relationships/image" Target="media/image9.jpg"/><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footer" Target="footer2.xml"/><Relationship Id="rId13" Type="http://schemas.openxmlformats.org/officeDocument/2006/relationships/image" Target="media/image18.jpg"/><Relationship Id="rId12" Type="http://schemas.openxmlformats.org/officeDocument/2006/relationships/image" Target="media/image16.jpg"/><Relationship Id="rId15" Type="http://schemas.openxmlformats.org/officeDocument/2006/relationships/image" Target="media/image12.jpg"/><Relationship Id="rId14" Type="http://schemas.openxmlformats.org/officeDocument/2006/relationships/image" Target="media/image15.jpg"/><Relationship Id="rId17" Type="http://schemas.openxmlformats.org/officeDocument/2006/relationships/image" Target="media/image14.jpg"/><Relationship Id="rId16" Type="http://schemas.openxmlformats.org/officeDocument/2006/relationships/image" Target="media/image8.jpg"/><Relationship Id="rId19" Type="http://schemas.openxmlformats.org/officeDocument/2006/relationships/image" Target="media/image11.jpg"/><Relationship Id="rId1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To2SALhxwhOVoHMfffuNObQw8Q==">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2020-03-02T10:56:00Z</dcterms:created>
</cp:coreProperties>
</file>